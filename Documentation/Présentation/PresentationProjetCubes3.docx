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9E285" w14:textId="77777777" w:rsidR="00450AB4" w:rsidRPr="004F6918" w:rsidRDefault="00C72C2B" w:rsidP="00A1618F">
      <w:pPr>
        <w:pStyle w:val="Titre"/>
        <w:jc w:val="both"/>
        <w:rPr>
          <w:rFonts w:asciiTheme="minorHAnsi" w:hAnsiTheme="minorHAnsi" w:cstheme="minorHAnsi"/>
        </w:rPr>
      </w:pPr>
      <w:r w:rsidRPr="004F6918">
        <w:rPr>
          <w:rFonts w:asciiTheme="minorHAnsi" w:hAnsiTheme="minorHAnsi" w:cstheme="minorHAnsi"/>
        </w:rPr>
        <w:t>Présentation Cubes 3</w:t>
      </w:r>
    </w:p>
    <w:p w14:paraId="0A23E5E8" w14:textId="77777777" w:rsidR="00582D87" w:rsidRPr="004F6918" w:rsidRDefault="00582D87" w:rsidP="00A1618F">
      <w:pPr>
        <w:jc w:val="both"/>
        <w:rPr>
          <w:rFonts w:cstheme="minorHAnsi"/>
        </w:rPr>
      </w:pPr>
    </w:p>
    <w:p w14:paraId="1E37A3BD" w14:textId="77777777" w:rsidR="00582D87" w:rsidRPr="004F6918" w:rsidRDefault="00582D87" w:rsidP="00A1618F">
      <w:pPr>
        <w:jc w:val="both"/>
        <w:rPr>
          <w:rFonts w:cstheme="minorHAnsi"/>
        </w:rPr>
      </w:pPr>
    </w:p>
    <w:p w14:paraId="579154D0" w14:textId="77777777" w:rsidR="00582D87" w:rsidRPr="004F6918" w:rsidRDefault="00582D87" w:rsidP="00A1618F">
      <w:pPr>
        <w:jc w:val="both"/>
        <w:rPr>
          <w:rFonts w:cstheme="minorHAnsi"/>
        </w:rPr>
      </w:pPr>
    </w:p>
    <w:p w14:paraId="7D6F9084" w14:textId="77777777" w:rsidR="00582D87" w:rsidRPr="004F6918" w:rsidRDefault="00582D87" w:rsidP="00A1618F">
      <w:pPr>
        <w:jc w:val="both"/>
        <w:rPr>
          <w:rFonts w:cstheme="minorHAnsi"/>
        </w:rPr>
      </w:pPr>
    </w:p>
    <w:p w14:paraId="3C0819CE" w14:textId="77777777" w:rsidR="00582D87" w:rsidRPr="004F6918" w:rsidRDefault="00582D87" w:rsidP="00A1618F">
      <w:pPr>
        <w:jc w:val="both"/>
        <w:rPr>
          <w:rFonts w:cstheme="minorHAnsi"/>
        </w:rPr>
      </w:pPr>
    </w:p>
    <w:p w14:paraId="1DD2C56F" w14:textId="77777777" w:rsidR="00582D87" w:rsidRPr="004F6918" w:rsidRDefault="00582D87" w:rsidP="00A1618F">
      <w:pPr>
        <w:jc w:val="both"/>
        <w:rPr>
          <w:rFonts w:cstheme="minorHAnsi"/>
          <w:b/>
          <w:bCs/>
          <w:i/>
          <w:iCs/>
          <w:color w:val="002060"/>
          <w:sz w:val="60"/>
          <w:szCs w:val="60"/>
        </w:rPr>
      </w:pPr>
      <w:r w:rsidRPr="004F6918">
        <w:rPr>
          <w:rFonts w:cstheme="minorHAnsi"/>
          <w:b/>
          <w:bCs/>
          <w:i/>
          <w:iCs/>
          <w:color w:val="002060"/>
          <w:sz w:val="60"/>
          <w:szCs w:val="60"/>
        </w:rPr>
        <w:t xml:space="preserve">Concevoir un site web </w:t>
      </w:r>
    </w:p>
    <w:p w14:paraId="39ED05BF" w14:textId="77777777" w:rsidR="00582D87" w:rsidRPr="004F6918" w:rsidRDefault="00582D87" w:rsidP="00A1618F">
      <w:pPr>
        <w:jc w:val="both"/>
        <w:rPr>
          <w:rFonts w:cstheme="minorHAnsi"/>
          <w:b/>
          <w:bCs/>
          <w:i/>
          <w:iCs/>
          <w:color w:val="002060"/>
          <w:sz w:val="60"/>
          <w:szCs w:val="60"/>
        </w:rPr>
      </w:pPr>
      <w:proofErr w:type="gramStart"/>
      <w:r w:rsidRPr="004F6918">
        <w:rPr>
          <w:rFonts w:cstheme="minorHAnsi"/>
          <w:b/>
          <w:bCs/>
          <w:i/>
          <w:iCs/>
          <w:color w:val="002060"/>
          <w:sz w:val="60"/>
          <w:szCs w:val="60"/>
        </w:rPr>
        <w:t>et</w:t>
      </w:r>
      <w:proofErr w:type="gramEnd"/>
      <w:r w:rsidRPr="004F6918">
        <w:rPr>
          <w:rFonts w:cstheme="minorHAnsi"/>
          <w:b/>
          <w:bCs/>
          <w:i/>
          <w:iCs/>
          <w:color w:val="002060"/>
          <w:sz w:val="60"/>
          <w:szCs w:val="60"/>
        </w:rPr>
        <w:t xml:space="preserve"> son application mobile</w:t>
      </w:r>
      <w:r w:rsidR="006132E0" w:rsidRPr="004F6918">
        <w:rPr>
          <w:rFonts w:cstheme="minorHAnsi"/>
          <w:b/>
          <w:bCs/>
          <w:i/>
          <w:iCs/>
          <w:color w:val="002060"/>
          <w:sz w:val="60"/>
          <w:szCs w:val="60"/>
        </w:rPr>
        <w:t>.</w:t>
      </w:r>
    </w:p>
    <w:p w14:paraId="550242BB" w14:textId="77777777" w:rsidR="00A63B63" w:rsidRPr="004F6918" w:rsidRDefault="00A63B63" w:rsidP="00A1618F">
      <w:pPr>
        <w:jc w:val="both"/>
        <w:rPr>
          <w:rFonts w:cstheme="minorHAnsi"/>
          <w:b/>
          <w:bCs/>
          <w:i/>
          <w:iCs/>
          <w:color w:val="002060"/>
          <w:sz w:val="60"/>
          <w:szCs w:val="60"/>
        </w:rPr>
      </w:pPr>
    </w:p>
    <w:p w14:paraId="52C6F1AD" w14:textId="77777777" w:rsidR="00A63B63" w:rsidRPr="004F6918" w:rsidRDefault="00A63B63" w:rsidP="00A1618F">
      <w:pPr>
        <w:jc w:val="both"/>
        <w:rPr>
          <w:rFonts w:cstheme="minorHAnsi"/>
          <w:b/>
          <w:bCs/>
          <w:i/>
          <w:iCs/>
          <w:color w:val="002060"/>
          <w:sz w:val="60"/>
          <w:szCs w:val="60"/>
        </w:rPr>
      </w:pPr>
    </w:p>
    <w:p w14:paraId="35324959" w14:textId="77777777" w:rsidR="00C72C2B" w:rsidRPr="004F6918" w:rsidRDefault="00C72C2B" w:rsidP="00A1618F">
      <w:pPr>
        <w:jc w:val="both"/>
        <w:rPr>
          <w:rFonts w:cstheme="minorHAnsi"/>
        </w:rPr>
      </w:pPr>
      <w:r w:rsidRPr="004F6918">
        <w:rPr>
          <w:rFonts w:cstheme="minorHAnsi"/>
        </w:rPr>
        <w:br w:type="page"/>
      </w:r>
    </w:p>
    <w:sdt>
      <w:sdtPr>
        <w:rPr>
          <w:rFonts w:asciiTheme="minorHAnsi" w:eastAsiaTheme="minorHAnsi" w:hAnsiTheme="minorHAnsi" w:cstheme="minorHAnsi"/>
          <w:b w:val="0"/>
          <w:bCs w:val="0"/>
          <w:color w:val="auto"/>
          <w:sz w:val="22"/>
          <w:szCs w:val="22"/>
        </w:rPr>
        <w:id w:val="95313313"/>
        <w:docPartObj>
          <w:docPartGallery w:val="Table of Contents"/>
          <w:docPartUnique/>
        </w:docPartObj>
      </w:sdtPr>
      <w:sdtContent>
        <w:p w14:paraId="6534AA74" w14:textId="77777777" w:rsidR="00C72C2B" w:rsidRPr="004F6918" w:rsidRDefault="00C72C2B" w:rsidP="00A1618F">
          <w:pPr>
            <w:pStyle w:val="En-ttedetabledesmatires"/>
            <w:jc w:val="both"/>
            <w:rPr>
              <w:rFonts w:asciiTheme="minorHAnsi" w:hAnsiTheme="minorHAnsi" w:cstheme="minorHAnsi"/>
            </w:rPr>
          </w:pPr>
          <w:r w:rsidRPr="004F6918">
            <w:rPr>
              <w:rFonts w:asciiTheme="minorHAnsi" w:hAnsiTheme="minorHAnsi" w:cstheme="minorHAnsi"/>
            </w:rPr>
            <w:t>Sommaire</w:t>
          </w:r>
        </w:p>
        <w:p w14:paraId="307C1D27" w14:textId="77777777" w:rsidR="00A1618F" w:rsidRDefault="00054E69" w:rsidP="00A1618F">
          <w:pPr>
            <w:pStyle w:val="TM1"/>
            <w:jc w:val="both"/>
            <w:rPr>
              <w:rFonts w:eastAsiaTheme="minorEastAsia"/>
              <w:noProof/>
              <w:lang w:eastAsia="fr-FR"/>
            </w:rPr>
          </w:pPr>
          <w:r w:rsidRPr="004F6918">
            <w:rPr>
              <w:rFonts w:cstheme="minorHAnsi"/>
            </w:rPr>
            <w:fldChar w:fldCharType="begin"/>
          </w:r>
          <w:r w:rsidR="00C72C2B" w:rsidRPr="004F6918">
            <w:rPr>
              <w:rFonts w:cstheme="minorHAnsi"/>
            </w:rPr>
            <w:instrText xml:space="preserve"> TOC \o "1-3" \h \z \u </w:instrText>
          </w:r>
          <w:r w:rsidRPr="004F6918">
            <w:rPr>
              <w:rFonts w:cstheme="minorHAnsi"/>
            </w:rPr>
            <w:fldChar w:fldCharType="separate"/>
          </w:r>
          <w:hyperlink w:anchor="_Toc138855837" w:history="1">
            <w:r w:rsidR="00A1618F" w:rsidRPr="00780079">
              <w:rPr>
                <w:rStyle w:val="Lienhypertexte"/>
                <w:rFonts w:cstheme="minorHAnsi"/>
                <w:noProof/>
              </w:rPr>
              <w:t>Introduction</w:t>
            </w:r>
            <w:r w:rsidR="00A1618F">
              <w:rPr>
                <w:noProof/>
                <w:webHidden/>
              </w:rPr>
              <w:tab/>
            </w:r>
            <w:r w:rsidR="00A1618F">
              <w:rPr>
                <w:noProof/>
                <w:webHidden/>
              </w:rPr>
              <w:fldChar w:fldCharType="begin"/>
            </w:r>
            <w:r w:rsidR="00A1618F">
              <w:rPr>
                <w:noProof/>
                <w:webHidden/>
              </w:rPr>
              <w:instrText xml:space="preserve"> PAGEREF _Toc138855837 \h </w:instrText>
            </w:r>
            <w:r w:rsidR="00A1618F">
              <w:rPr>
                <w:noProof/>
                <w:webHidden/>
              </w:rPr>
            </w:r>
            <w:r w:rsidR="00A1618F">
              <w:rPr>
                <w:noProof/>
                <w:webHidden/>
              </w:rPr>
              <w:fldChar w:fldCharType="separate"/>
            </w:r>
            <w:r w:rsidR="00A1618F">
              <w:rPr>
                <w:noProof/>
                <w:webHidden/>
              </w:rPr>
              <w:t>3</w:t>
            </w:r>
            <w:r w:rsidR="00A1618F">
              <w:rPr>
                <w:noProof/>
                <w:webHidden/>
              </w:rPr>
              <w:fldChar w:fldCharType="end"/>
            </w:r>
          </w:hyperlink>
        </w:p>
        <w:p w14:paraId="2477220F" w14:textId="77777777" w:rsidR="00A1618F" w:rsidRDefault="00000000" w:rsidP="00A1618F">
          <w:pPr>
            <w:pStyle w:val="TM1"/>
            <w:jc w:val="both"/>
            <w:rPr>
              <w:rFonts w:eastAsiaTheme="minorEastAsia"/>
              <w:noProof/>
              <w:lang w:eastAsia="fr-FR"/>
            </w:rPr>
          </w:pPr>
          <w:hyperlink w:anchor="_Toc138855838" w:history="1">
            <w:r w:rsidR="00A1618F" w:rsidRPr="00780079">
              <w:rPr>
                <w:rStyle w:val="Lienhypertexte"/>
                <w:rFonts w:cstheme="minorHAnsi"/>
                <w:noProof/>
              </w:rPr>
              <w:t>I.</w:t>
            </w:r>
            <w:r w:rsidR="00A1618F">
              <w:rPr>
                <w:rFonts w:eastAsiaTheme="minorEastAsia"/>
                <w:noProof/>
                <w:lang w:eastAsia="fr-FR"/>
              </w:rPr>
              <w:tab/>
            </w:r>
            <w:r w:rsidR="00A1618F" w:rsidRPr="00780079">
              <w:rPr>
                <w:rStyle w:val="Lienhypertexte"/>
                <w:rFonts w:cstheme="minorHAnsi"/>
                <w:noProof/>
              </w:rPr>
              <w:t>L’équipe</w:t>
            </w:r>
            <w:r w:rsidR="00A1618F">
              <w:rPr>
                <w:noProof/>
                <w:webHidden/>
              </w:rPr>
              <w:tab/>
            </w:r>
            <w:r w:rsidR="00A1618F">
              <w:rPr>
                <w:noProof/>
                <w:webHidden/>
              </w:rPr>
              <w:fldChar w:fldCharType="begin"/>
            </w:r>
            <w:r w:rsidR="00A1618F">
              <w:rPr>
                <w:noProof/>
                <w:webHidden/>
              </w:rPr>
              <w:instrText xml:space="preserve"> PAGEREF _Toc138855838 \h </w:instrText>
            </w:r>
            <w:r w:rsidR="00A1618F">
              <w:rPr>
                <w:noProof/>
                <w:webHidden/>
              </w:rPr>
            </w:r>
            <w:r w:rsidR="00A1618F">
              <w:rPr>
                <w:noProof/>
                <w:webHidden/>
              </w:rPr>
              <w:fldChar w:fldCharType="separate"/>
            </w:r>
            <w:r w:rsidR="00A1618F">
              <w:rPr>
                <w:noProof/>
                <w:webHidden/>
              </w:rPr>
              <w:t>3</w:t>
            </w:r>
            <w:r w:rsidR="00A1618F">
              <w:rPr>
                <w:noProof/>
                <w:webHidden/>
              </w:rPr>
              <w:fldChar w:fldCharType="end"/>
            </w:r>
          </w:hyperlink>
        </w:p>
        <w:p w14:paraId="09625878" w14:textId="77777777" w:rsidR="00A1618F" w:rsidRDefault="00000000" w:rsidP="00A1618F">
          <w:pPr>
            <w:pStyle w:val="TM1"/>
            <w:jc w:val="both"/>
            <w:rPr>
              <w:rFonts w:eastAsiaTheme="minorEastAsia"/>
              <w:noProof/>
              <w:lang w:eastAsia="fr-FR"/>
            </w:rPr>
          </w:pPr>
          <w:hyperlink w:anchor="_Toc138855839" w:history="1">
            <w:r w:rsidR="00A1618F" w:rsidRPr="00780079">
              <w:rPr>
                <w:rStyle w:val="Lienhypertexte"/>
                <w:rFonts w:cstheme="minorHAnsi"/>
                <w:noProof/>
              </w:rPr>
              <w:t>II.</w:t>
            </w:r>
            <w:r w:rsidR="00A1618F">
              <w:rPr>
                <w:rFonts w:eastAsiaTheme="minorEastAsia"/>
                <w:noProof/>
                <w:lang w:eastAsia="fr-FR"/>
              </w:rPr>
              <w:tab/>
            </w:r>
            <w:r w:rsidR="00A1618F" w:rsidRPr="00780079">
              <w:rPr>
                <w:rStyle w:val="Lienhypertexte"/>
                <w:rFonts w:cstheme="minorHAnsi"/>
                <w:noProof/>
              </w:rPr>
              <w:t>Le projet</w:t>
            </w:r>
            <w:r w:rsidR="00A1618F">
              <w:rPr>
                <w:noProof/>
                <w:webHidden/>
              </w:rPr>
              <w:tab/>
            </w:r>
            <w:r w:rsidR="00A1618F">
              <w:rPr>
                <w:noProof/>
                <w:webHidden/>
              </w:rPr>
              <w:fldChar w:fldCharType="begin"/>
            </w:r>
            <w:r w:rsidR="00A1618F">
              <w:rPr>
                <w:noProof/>
                <w:webHidden/>
              </w:rPr>
              <w:instrText xml:space="preserve"> PAGEREF _Toc138855839 \h </w:instrText>
            </w:r>
            <w:r w:rsidR="00A1618F">
              <w:rPr>
                <w:noProof/>
                <w:webHidden/>
              </w:rPr>
            </w:r>
            <w:r w:rsidR="00A1618F">
              <w:rPr>
                <w:noProof/>
                <w:webHidden/>
              </w:rPr>
              <w:fldChar w:fldCharType="separate"/>
            </w:r>
            <w:r w:rsidR="00A1618F">
              <w:rPr>
                <w:noProof/>
                <w:webHidden/>
              </w:rPr>
              <w:t>3</w:t>
            </w:r>
            <w:r w:rsidR="00A1618F">
              <w:rPr>
                <w:noProof/>
                <w:webHidden/>
              </w:rPr>
              <w:fldChar w:fldCharType="end"/>
            </w:r>
          </w:hyperlink>
        </w:p>
        <w:p w14:paraId="1CE89DDB" w14:textId="77777777" w:rsidR="00A1618F" w:rsidRDefault="00000000" w:rsidP="00A1618F">
          <w:pPr>
            <w:pStyle w:val="TM1"/>
            <w:jc w:val="both"/>
            <w:rPr>
              <w:rFonts w:eastAsiaTheme="minorEastAsia"/>
              <w:noProof/>
              <w:lang w:eastAsia="fr-FR"/>
            </w:rPr>
          </w:pPr>
          <w:hyperlink w:anchor="_Toc138855840" w:history="1">
            <w:r w:rsidR="00A1618F" w:rsidRPr="00780079">
              <w:rPr>
                <w:rStyle w:val="Lienhypertexte"/>
                <w:rFonts w:cstheme="minorHAnsi"/>
                <w:noProof/>
              </w:rPr>
              <w:t>III.</w:t>
            </w:r>
            <w:r w:rsidR="00A1618F">
              <w:rPr>
                <w:rFonts w:eastAsiaTheme="minorEastAsia"/>
                <w:noProof/>
                <w:lang w:eastAsia="fr-FR"/>
              </w:rPr>
              <w:tab/>
            </w:r>
            <w:r w:rsidR="00A1618F" w:rsidRPr="00780079">
              <w:rPr>
                <w:rStyle w:val="Lienhypertexte"/>
                <w:rFonts w:cstheme="minorHAnsi"/>
                <w:noProof/>
              </w:rPr>
              <w:t>Organisation</w:t>
            </w:r>
            <w:r w:rsidR="00A1618F">
              <w:rPr>
                <w:noProof/>
                <w:webHidden/>
              </w:rPr>
              <w:tab/>
            </w:r>
            <w:r w:rsidR="00A1618F">
              <w:rPr>
                <w:noProof/>
                <w:webHidden/>
              </w:rPr>
              <w:fldChar w:fldCharType="begin"/>
            </w:r>
            <w:r w:rsidR="00A1618F">
              <w:rPr>
                <w:noProof/>
                <w:webHidden/>
              </w:rPr>
              <w:instrText xml:space="preserve"> PAGEREF _Toc138855840 \h </w:instrText>
            </w:r>
            <w:r w:rsidR="00A1618F">
              <w:rPr>
                <w:noProof/>
                <w:webHidden/>
              </w:rPr>
            </w:r>
            <w:r w:rsidR="00A1618F">
              <w:rPr>
                <w:noProof/>
                <w:webHidden/>
              </w:rPr>
              <w:fldChar w:fldCharType="separate"/>
            </w:r>
            <w:r w:rsidR="00A1618F">
              <w:rPr>
                <w:noProof/>
                <w:webHidden/>
              </w:rPr>
              <w:t>4</w:t>
            </w:r>
            <w:r w:rsidR="00A1618F">
              <w:rPr>
                <w:noProof/>
                <w:webHidden/>
              </w:rPr>
              <w:fldChar w:fldCharType="end"/>
            </w:r>
          </w:hyperlink>
        </w:p>
        <w:p w14:paraId="22FC9F1F"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1" w:history="1">
            <w:r w:rsidR="00A1618F" w:rsidRPr="00780079">
              <w:rPr>
                <w:rStyle w:val="Lienhypertexte"/>
                <w:rFonts w:cstheme="minorHAnsi"/>
                <w:noProof/>
              </w:rPr>
              <w:t>1.</w:t>
            </w:r>
            <w:r w:rsidR="00A1618F">
              <w:rPr>
                <w:rFonts w:eastAsiaTheme="minorEastAsia"/>
                <w:noProof/>
                <w:lang w:eastAsia="fr-FR"/>
              </w:rPr>
              <w:tab/>
            </w:r>
            <w:r w:rsidR="00A1618F" w:rsidRPr="00780079">
              <w:rPr>
                <w:rStyle w:val="Lienhypertexte"/>
                <w:rFonts w:cstheme="minorHAnsi"/>
                <w:noProof/>
              </w:rPr>
              <w:t>Méthodologie</w:t>
            </w:r>
            <w:r w:rsidR="00A1618F">
              <w:rPr>
                <w:noProof/>
                <w:webHidden/>
              </w:rPr>
              <w:tab/>
            </w:r>
            <w:r w:rsidR="00A1618F">
              <w:rPr>
                <w:noProof/>
                <w:webHidden/>
              </w:rPr>
              <w:fldChar w:fldCharType="begin"/>
            </w:r>
            <w:r w:rsidR="00A1618F">
              <w:rPr>
                <w:noProof/>
                <w:webHidden/>
              </w:rPr>
              <w:instrText xml:space="preserve"> PAGEREF _Toc138855841 \h </w:instrText>
            </w:r>
            <w:r w:rsidR="00A1618F">
              <w:rPr>
                <w:noProof/>
                <w:webHidden/>
              </w:rPr>
            </w:r>
            <w:r w:rsidR="00A1618F">
              <w:rPr>
                <w:noProof/>
                <w:webHidden/>
              </w:rPr>
              <w:fldChar w:fldCharType="separate"/>
            </w:r>
            <w:r w:rsidR="00A1618F">
              <w:rPr>
                <w:noProof/>
                <w:webHidden/>
              </w:rPr>
              <w:t>4</w:t>
            </w:r>
            <w:r w:rsidR="00A1618F">
              <w:rPr>
                <w:noProof/>
                <w:webHidden/>
              </w:rPr>
              <w:fldChar w:fldCharType="end"/>
            </w:r>
          </w:hyperlink>
        </w:p>
        <w:p w14:paraId="50712374"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2" w:history="1">
            <w:r w:rsidR="00A1618F" w:rsidRPr="00780079">
              <w:rPr>
                <w:rStyle w:val="Lienhypertexte"/>
                <w:rFonts w:cstheme="minorHAnsi"/>
                <w:noProof/>
              </w:rPr>
              <w:t>2.</w:t>
            </w:r>
            <w:r w:rsidR="00A1618F">
              <w:rPr>
                <w:rFonts w:eastAsiaTheme="minorEastAsia"/>
                <w:noProof/>
                <w:lang w:eastAsia="fr-FR"/>
              </w:rPr>
              <w:tab/>
            </w:r>
            <w:r w:rsidR="00A1618F" w:rsidRPr="00780079">
              <w:rPr>
                <w:rStyle w:val="Lienhypertexte"/>
                <w:rFonts w:cstheme="minorHAnsi"/>
                <w:noProof/>
              </w:rPr>
              <w:t>Outils de développement</w:t>
            </w:r>
            <w:r w:rsidR="00A1618F">
              <w:rPr>
                <w:noProof/>
                <w:webHidden/>
              </w:rPr>
              <w:tab/>
            </w:r>
            <w:r w:rsidR="00A1618F">
              <w:rPr>
                <w:noProof/>
                <w:webHidden/>
              </w:rPr>
              <w:fldChar w:fldCharType="begin"/>
            </w:r>
            <w:r w:rsidR="00A1618F">
              <w:rPr>
                <w:noProof/>
                <w:webHidden/>
              </w:rPr>
              <w:instrText xml:space="preserve"> PAGEREF _Toc138855842 \h </w:instrText>
            </w:r>
            <w:r w:rsidR="00A1618F">
              <w:rPr>
                <w:noProof/>
                <w:webHidden/>
              </w:rPr>
            </w:r>
            <w:r w:rsidR="00A1618F">
              <w:rPr>
                <w:noProof/>
                <w:webHidden/>
              </w:rPr>
              <w:fldChar w:fldCharType="separate"/>
            </w:r>
            <w:r w:rsidR="00A1618F">
              <w:rPr>
                <w:noProof/>
                <w:webHidden/>
              </w:rPr>
              <w:t>6</w:t>
            </w:r>
            <w:r w:rsidR="00A1618F">
              <w:rPr>
                <w:noProof/>
                <w:webHidden/>
              </w:rPr>
              <w:fldChar w:fldCharType="end"/>
            </w:r>
          </w:hyperlink>
        </w:p>
        <w:p w14:paraId="1F6A0604" w14:textId="77777777" w:rsidR="00A1618F" w:rsidRDefault="00000000" w:rsidP="00A1618F">
          <w:pPr>
            <w:pStyle w:val="TM1"/>
            <w:jc w:val="both"/>
            <w:rPr>
              <w:rFonts w:eastAsiaTheme="minorEastAsia"/>
              <w:noProof/>
              <w:lang w:eastAsia="fr-FR"/>
            </w:rPr>
          </w:pPr>
          <w:hyperlink w:anchor="_Toc138855843" w:history="1">
            <w:r w:rsidR="00A1618F" w:rsidRPr="00780079">
              <w:rPr>
                <w:rStyle w:val="Lienhypertexte"/>
                <w:rFonts w:cstheme="minorHAnsi"/>
                <w:noProof/>
              </w:rPr>
              <w:t>IV.</w:t>
            </w:r>
            <w:r w:rsidR="00A1618F">
              <w:rPr>
                <w:rFonts w:eastAsiaTheme="minorEastAsia"/>
                <w:noProof/>
                <w:lang w:eastAsia="fr-FR"/>
              </w:rPr>
              <w:tab/>
            </w:r>
            <w:r w:rsidR="00A1618F" w:rsidRPr="00780079">
              <w:rPr>
                <w:rStyle w:val="Lienhypertexte"/>
                <w:rFonts w:cstheme="minorHAnsi"/>
                <w:noProof/>
              </w:rPr>
              <w:t>Le site web</w:t>
            </w:r>
            <w:r w:rsidR="00A1618F">
              <w:rPr>
                <w:noProof/>
                <w:webHidden/>
              </w:rPr>
              <w:tab/>
            </w:r>
            <w:r w:rsidR="00A1618F">
              <w:rPr>
                <w:noProof/>
                <w:webHidden/>
              </w:rPr>
              <w:fldChar w:fldCharType="begin"/>
            </w:r>
            <w:r w:rsidR="00A1618F">
              <w:rPr>
                <w:noProof/>
                <w:webHidden/>
              </w:rPr>
              <w:instrText xml:space="preserve"> PAGEREF _Toc138855843 \h </w:instrText>
            </w:r>
            <w:r w:rsidR="00A1618F">
              <w:rPr>
                <w:noProof/>
                <w:webHidden/>
              </w:rPr>
            </w:r>
            <w:r w:rsidR="00A1618F">
              <w:rPr>
                <w:noProof/>
                <w:webHidden/>
              </w:rPr>
              <w:fldChar w:fldCharType="separate"/>
            </w:r>
            <w:r w:rsidR="00A1618F">
              <w:rPr>
                <w:noProof/>
                <w:webHidden/>
              </w:rPr>
              <w:t>7</w:t>
            </w:r>
            <w:r w:rsidR="00A1618F">
              <w:rPr>
                <w:noProof/>
                <w:webHidden/>
              </w:rPr>
              <w:fldChar w:fldCharType="end"/>
            </w:r>
          </w:hyperlink>
        </w:p>
        <w:p w14:paraId="41757802"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4" w:history="1">
            <w:r w:rsidR="00A1618F" w:rsidRPr="00780079">
              <w:rPr>
                <w:rStyle w:val="Lienhypertexte"/>
                <w:rFonts w:cstheme="minorHAnsi"/>
                <w:noProof/>
              </w:rPr>
              <w:t>1.</w:t>
            </w:r>
            <w:r w:rsidR="00A1618F">
              <w:rPr>
                <w:rFonts w:eastAsiaTheme="minorEastAsia"/>
                <w:noProof/>
                <w:lang w:eastAsia="fr-FR"/>
              </w:rPr>
              <w:tab/>
            </w:r>
            <w:r w:rsidR="00A1618F" w:rsidRPr="00780079">
              <w:rPr>
                <w:rStyle w:val="Lienhypertexte"/>
                <w:rFonts w:cstheme="minorHAnsi"/>
                <w:noProof/>
              </w:rPr>
              <w:t>Présentation</w:t>
            </w:r>
            <w:r w:rsidR="00A1618F">
              <w:rPr>
                <w:noProof/>
                <w:webHidden/>
              </w:rPr>
              <w:tab/>
            </w:r>
            <w:r w:rsidR="00A1618F">
              <w:rPr>
                <w:noProof/>
                <w:webHidden/>
              </w:rPr>
              <w:fldChar w:fldCharType="begin"/>
            </w:r>
            <w:r w:rsidR="00A1618F">
              <w:rPr>
                <w:noProof/>
                <w:webHidden/>
              </w:rPr>
              <w:instrText xml:space="preserve"> PAGEREF _Toc138855844 \h </w:instrText>
            </w:r>
            <w:r w:rsidR="00A1618F">
              <w:rPr>
                <w:noProof/>
                <w:webHidden/>
              </w:rPr>
            </w:r>
            <w:r w:rsidR="00A1618F">
              <w:rPr>
                <w:noProof/>
                <w:webHidden/>
              </w:rPr>
              <w:fldChar w:fldCharType="separate"/>
            </w:r>
            <w:r w:rsidR="00A1618F">
              <w:rPr>
                <w:noProof/>
                <w:webHidden/>
              </w:rPr>
              <w:t>7</w:t>
            </w:r>
            <w:r w:rsidR="00A1618F">
              <w:rPr>
                <w:noProof/>
                <w:webHidden/>
              </w:rPr>
              <w:fldChar w:fldCharType="end"/>
            </w:r>
          </w:hyperlink>
        </w:p>
        <w:p w14:paraId="5289B32D"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5" w:history="1">
            <w:r w:rsidR="00A1618F" w:rsidRPr="00780079">
              <w:rPr>
                <w:rStyle w:val="Lienhypertexte"/>
                <w:rFonts w:cstheme="minorHAnsi"/>
                <w:noProof/>
              </w:rPr>
              <w:t>2.</w:t>
            </w:r>
            <w:r w:rsidR="00A1618F">
              <w:rPr>
                <w:rFonts w:eastAsiaTheme="minorEastAsia"/>
                <w:noProof/>
                <w:lang w:eastAsia="fr-FR"/>
              </w:rPr>
              <w:tab/>
            </w:r>
            <w:r w:rsidR="00A1618F" w:rsidRPr="00780079">
              <w:rPr>
                <w:rStyle w:val="Lienhypertexte"/>
                <w:rFonts w:cstheme="minorHAnsi"/>
                <w:noProof/>
              </w:rPr>
              <w:t>Maquettes</w:t>
            </w:r>
            <w:r w:rsidR="00A1618F">
              <w:rPr>
                <w:noProof/>
                <w:webHidden/>
              </w:rPr>
              <w:tab/>
            </w:r>
            <w:r w:rsidR="00A1618F">
              <w:rPr>
                <w:noProof/>
                <w:webHidden/>
              </w:rPr>
              <w:fldChar w:fldCharType="begin"/>
            </w:r>
            <w:r w:rsidR="00A1618F">
              <w:rPr>
                <w:noProof/>
                <w:webHidden/>
              </w:rPr>
              <w:instrText xml:space="preserve"> PAGEREF _Toc138855845 \h </w:instrText>
            </w:r>
            <w:r w:rsidR="00A1618F">
              <w:rPr>
                <w:noProof/>
                <w:webHidden/>
              </w:rPr>
            </w:r>
            <w:r w:rsidR="00A1618F">
              <w:rPr>
                <w:noProof/>
                <w:webHidden/>
              </w:rPr>
              <w:fldChar w:fldCharType="separate"/>
            </w:r>
            <w:r w:rsidR="00A1618F">
              <w:rPr>
                <w:noProof/>
                <w:webHidden/>
              </w:rPr>
              <w:t>7</w:t>
            </w:r>
            <w:r w:rsidR="00A1618F">
              <w:rPr>
                <w:noProof/>
                <w:webHidden/>
              </w:rPr>
              <w:fldChar w:fldCharType="end"/>
            </w:r>
          </w:hyperlink>
        </w:p>
        <w:p w14:paraId="07ABA602"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6" w:history="1">
            <w:r w:rsidR="00A1618F" w:rsidRPr="00780079">
              <w:rPr>
                <w:rStyle w:val="Lienhypertexte"/>
                <w:rFonts w:cstheme="minorHAnsi"/>
                <w:noProof/>
              </w:rPr>
              <w:t>3.</w:t>
            </w:r>
            <w:r w:rsidR="00A1618F">
              <w:rPr>
                <w:rFonts w:eastAsiaTheme="minorEastAsia"/>
                <w:noProof/>
                <w:lang w:eastAsia="fr-FR"/>
              </w:rPr>
              <w:tab/>
            </w:r>
            <w:r w:rsidR="00A1618F" w:rsidRPr="00780079">
              <w:rPr>
                <w:rStyle w:val="Lienhypertexte"/>
                <w:rFonts w:cstheme="minorHAnsi"/>
                <w:noProof/>
              </w:rPr>
              <w:t>Technique</w:t>
            </w:r>
            <w:r w:rsidR="00A1618F">
              <w:rPr>
                <w:noProof/>
                <w:webHidden/>
              </w:rPr>
              <w:tab/>
            </w:r>
            <w:r w:rsidR="00A1618F">
              <w:rPr>
                <w:noProof/>
                <w:webHidden/>
              </w:rPr>
              <w:fldChar w:fldCharType="begin"/>
            </w:r>
            <w:r w:rsidR="00A1618F">
              <w:rPr>
                <w:noProof/>
                <w:webHidden/>
              </w:rPr>
              <w:instrText xml:space="preserve"> PAGEREF _Toc138855846 \h </w:instrText>
            </w:r>
            <w:r w:rsidR="00A1618F">
              <w:rPr>
                <w:noProof/>
                <w:webHidden/>
              </w:rPr>
            </w:r>
            <w:r w:rsidR="00A1618F">
              <w:rPr>
                <w:noProof/>
                <w:webHidden/>
              </w:rPr>
              <w:fldChar w:fldCharType="separate"/>
            </w:r>
            <w:r w:rsidR="00A1618F">
              <w:rPr>
                <w:noProof/>
                <w:webHidden/>
              </w:rPr>
              <w:t>8</w:t>
            </w:r>
            <w:r w:rsidR="00A1618F">
              <w:rPr>
                <w:noProof/>
                <w:webHidden/>
              </w:rPr>
              <w:fldChar w:fldCharType="end"/>
            </w:r>
          </w:hyperlink>
        </w:p>
        <w:p w14:paraId="5F0C5A57" w14:textId="77777777" w:rsidR="00A1618F" w:rsidRDefault="00000000" w:rsidP="00A1618F">
          <w:pPr>
            <w:pStyle w:val="TM3"/>
            <w:tabs>
              <w:tab w:val="right" w:leader="dot" w:pos="9628"/>
            </w:tabs>
            <w:jc w:val="both"/>
            <w:rPr>
              <w:rFonts w:eastAsiaTheme="minorEastAsia"/>
              <w:noProof/>
              <w:lang w:eastAsia="fr-FR"/>
            </w:rPr>
          </w:pPr>
          <w:hyperlink w:anchor="_Toc138855847" w:history="1">
            <w:r w:rsidR="00A1618F" w:rsidRPr="00780079">
              <w:rPr>
                <w:rStyle w:val="Lienhypertexte"/>
                <w:rFonts w:cstheme="minorHAnsi"/>
                <w:noProof/>
              </w:rPr>
              <w:t>Technologies</w:t>
            </w:r>
            <w:r w:rsidR="00A1618F">
              <w:rPr>
                <w:noProof/>
                <w:webHidden/>
              </w:rPr>
              <w:tab/>
            </w:r>
            <w:r w:rsidR="00A1618F">
              <w:rPr>
                <w:noProof/>
                <w:webHidden/>
              </w:rPr>
              <w:fldChar w:fldCharType="begin"/>
            </w:r>
            <w:r w:rsidR="00A1618F">
              <w:rPr>
                <w:noProof/>
                <w:webHidden/>
              </w:rPr>
              <w:instrText xml:space="preserve"> PAGEREF _Toc138855847 \h </w:instrText>
            </w:r>
            <w:r w:rsidR="00A1618F">
              <w:rPr>
                <w:noProof/>
                <w:webHidden/>
              </w:rPr>
            </w:r>
            <w:r w:rsidR="00A1618F">
              <w:rPr>
                <w:noProof/>
                <w:webHidden/>
              </w:rPr>
              <w:fldChar w:fldCharType="separate"/>
            </w:r>
            <w:r w:rsidR="00A1618F">
              <w:rPr>
                <w:noProof/>
                <w:webHidden/>
              </w:rPr>
              <w:t>8</w:t>
            </w:r>
            <w:r w:rsidR="00A1618F">
              <w:rPr>
                <w:noProof/>
                <w:webHidden/>
              </w:rPr>
              <w:fldChar w:fldCharType="end"/>
            </w:r>
          </w:hyperlink>
        </w:p>
        <w:p w14:paraId="77F29D9C" w14:textId="77777777" w:rsidR="00A1618F" w:rsidRDefault="00000000" w:rsidP="00A1618F">
          <w:pPr>
            <w:pStyle w:val="TM1"/>
            <w:jc w:val="both"/>
            <w:rPr>
              <w:rFonts w:eastAsiaTheme="minorEastAsia"/>
              <w:noProof/>
              <w:lang w:eastAsia="fr-FR"/>
            </w:rPr>
          </w:pPr>
          <w:hyperlink w:anchor="_Toc138855848" w:history="1">
            <w:r w:rsidR="00A1618F" w:rsidRPr="00780079">
              <w:rPr>
                <w:rStyle w:val="Lienhypertexte"/>
                <w:rFonts w:cstheme="minorHAnsi"/>
                <w:noProof/>
              </w:rPr>
              <w:t>V.</w:t>
            </w:r>
            <w:r w:rsidR="00A1618F">
              <w:rPr>
                <w:rFonts w:eastAsiaTheme="minorEastAsia"/>
                <w:noProof/>
                <w:lang w:eastAsia="fr-FR"/>
              </w:rPr>
              <w:tab/>
            </w:r>
            <w:r w:rsidR="00A1618F" w:rsidRPr="00780079">
              <w:rPr>
                <w:rStyle w:val="Lienhypertexte"/>
                <w:rFonts w:cstheme="minorHAnsi"/>
                <w:noProof/>
              </w:rPr>
              <w:t>L’application mobile</w:t>
            </w:r>
            <w:r w:rsidR="00A1618F">
              <w:rPr>
                <w:noProof/>
                <w:webHidden/>
              </w:rPr>
              <w:tab/>
            </w:r>
            <w:r w:rsidR="00A1618F">
              <w:rPr>
                <w:noProof/>
                <w:webHidden/>
              </w:rPr>
              <w:fldChar w:fldCharType="begin"/>
            </w:r>
            <w:r w:rsidR="00A1618F">
              <w:rPr>
                <w:noProof/>
                <w:webHidden/>
              </w:rPr>
              <w:instrText xml:space="preserve"> PAGEREF _Toc138855848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319559FE"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9" w:history="1">
            <w:r w:rsidR="00A1618F" w:rsidRPr="00780079">
              <w:rPr>
                <w:rStyle w:val="Lienhypertexte"/>
                <w:rFonts w:cstheme="minorHAnsi"/>
                <w:noProof/>
              </w:rPr>
              <w:t>1.</w:t>
            </w:r>
            <w:r w:rsidR="00A1618F">
              <w:rPr>
                <w:rFonts w:eastAsiaTheme="minorEastAsia"/>
                <w:noProof/>
                <w:lang w:eastAsia="fr-FR"/>
              </w:rPr>
              <w:tab/>
            </w:r>
            <w:r w:rsidR="00A1618F" w:rsidRPr="00780079">
              <w:rPr>
                <w:rStyle w:val="Lienhypertexte"/>
                <w:rFonts w:cstheme="minorHAnsi"/>
                <w:noProof/>
              </w:rPr>
              <w:t>Présentation</w:t>
            </w:r>
            <w:r w:rsidR="00A1618F">
              <w:rPr>
                <w:noProof/>
                <w:webHidden/>
              </w:rPr>
              <w:tab/>
            </w:r>
            <w:r w:rsidR="00A1618F">
              <w:rPr>
                <w:noProof/>
                <w:webHidden/>
              </w:rPr>
              <w:fldChar w:fldCharType="begin"/>
            </w:r>
            <w:r w:rsidR="00A1618F">
              <w:rPr>
                <w:noProof/>
                <w:webHidden/>
              </w:rPr>
              <w:instrText xml:space="preserve"> PAGEREF _Toc138855849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49AA238A"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50" w:history="1">
            <w:r w:rsidR="00A1618F" w:rsidRPr="00780079">
              <w:rPr>
                <w:rStyle w:val="Lienhypertexte"/>
                <w:rFonts w:cstheme="minorHAnsi"/>
                <w:noProof/>
              </w:rPr>
              <w:t>2.</w:t>
            </w:r>
            <w:r w:rsidR="00A1618F">
              <w:rPr>
                <w:rFonts w:eastAsiaTheme="minorEastAsia"/>
                <w:noProof/>
                <w:lang w:eastAsia="fr-FR"/>
              </w:rPr>
              <w:tab/>
            </w:r>
            <w:r w:rsidR="00A1618F" w:rsidRPr="00780079">
              <w:rPr>
                <w:rStyle w:val="Lienhypertexte"/>
                <w:rFonts w:cstheme="minorHAnsi"/>
                <w:noProof/>
              </w:rPr>
              <w:t>Organisation</w:t>
            </w:r>
            <w:r w:rsidR="00A1618F">
              <w:rPr>
                <w:noProof/>
                <w:webHidden/>
              </w:rPr>
              <w:tab/>
            </w:r>
            <w:r w:rsidR="00A1618F">
              <w:rPr>
                <w:noProof/>
                <w:webHidden/>
              </w:rPr>
              <w:fldChar w:fldCharType="begin"/>
            </w:r>
            <w:r w:rsidR="00A1618F">
              <w:rPr>
                <w:noProof/>
                <w:webHidden/>
              </w:rPr>
              <w:instrText xml:space="preserve"> PAGEREF _Toc138855850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1F223CCD"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51" w:history="1">
            <w:r w:rsidR="00A1618F" w:rsidRPr="00780079">
              <w:rPr>
                <w:rStyle w:val="Lienhypertexte"/>
                <w:rFonts w:cstheme="minorHAnsi"/>
                <w:noProof/>
              </w:rPr>
              <w:t>3.</w:t>
            </w:r>
            <w:r w:rsidR="00A1618F">
              <w:rPr>
                <w:rFonts w:eastAsiaTheme="minorEastAsia"/>
                <w:noProof/>
                <w:lang w:eastAsia="fr-FR"/>
              </w:rPr>
              <w:tab/>
            </w:r>
            <w:r w:rsidR="00A1618F" w:rsidRPr="00780079">
              <w:rPr>
                <w:rStyle w:val="Lienhypertexte"/>
                <w:rFonts w:cstheme="minorHAnsi"/>
                <w:noProof/>
              </w:rPr>
              <w:t>Technique</w:t>
            </w:r>
            <w:r w:rsidR="00A1618F">
              <w:rPr>
                <w:noProof/>
                <w:webHidden/>
              </w:rPr>
              <w:tab/>
            </w:r>
            <w:r w:rsidR="00A1618F">
              <w:rPr>
                <w:noProof/>
                <w:webHidden/>
              </w:rPr>
              <w:fldChar w:fldCharType="begin"/>
            </w:r>
            <w:r w:rsidR="00A1618F">
              <w:rPr>
                <w:noProof/>
                <w:webHidden/>
              </w:rPr>
              <w:instrText xml:space="preserve"> PAGEREF _Toc138855851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7F834BE0" w14:textId="77777777" w:rsidR="00A1618F" w:rsidRDefault="00000000" w:rsidP="00A1618F">
          <w:pPr>
            <w:pStyle w:val="TM3"/>
            <w:tabs>
              <w:tab w:val="right" w:leader="dot" w:pos="9628"/>
            </w:tabs>
            <w:jc w:val="both"/>
            <w:rPr>
              <w:rFonts w:eastAsiaTheme="minorEastAsia"/>
              <w:noProof/>
              <w:lang w:eastAsia="fr-FR"/>
            </w:rPr>
          </w:pPr>
          <w:hyperlink w:anchor="_Toc138855852" w:history="1">
            <w:r w:rsidR="00A1618F" w:rsidRPr="00780079">
              <w:rPr>
                <w:rStyle w:val="Lienhypertexte"/>
                <w:rFonts w:cstheme="minorHAnsi"/>
                <w:noProof/>
              </w:rPr>
              <w:t>Structure</w:t>
            </w:r>
            <w:r w:rsidR="00A1618F">
              <w:rPr>
                <w:noProof/>
                <w:webHidden/>
              </w:rPr>
              <w:tab/>
            </w:r>
            <w:r w:rsidR="00A1618F">
              <w:rPr>
                <w:noProof/>
                <w:webHidden/>
              </w:rPr>
              <w:fldChar w:fldCharType="begin"/>
            </w:r>
            <w:r w:rsidR="00A1618F">
              <w:rPr>
                <w:noProof/>
                <w:webHidden/>
              </w:rPr>
              <w:instrText xml:space="preserve"> PAGEREF _Toc138855852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6B02D48C" w14:textId="77777777" w:rsidR="00A1618F" w:rsidRDefault="00000000" w:rsidP="00A1618F">
          <w:pPr>
            <w:pStyle w:val="TM3"/>
            <w:tabs>
              <w:tab w:val="right" w:leader="dot" w:pos="9628"/>
            </w:tabs>
            <w:jc w:val="both"/>
            <w:rPr>
              <w:rFonts w:eastAsiaTheme="minorEastAsia"/>
              <w:noProof/>
              <w:lang w:eastAsia="fr-FR"/>
            </w:rPr>
          </w:pPr>
          <w:hyperlink w:anchor="_Toc138855853" w:history="1">
            <w:r w:rsidR="00A1618F" w:rsidRPr="00780079">
              <w:rPr>
                <w:rStyle w:val="Lienhypertexte"/>
                <w:rFonts w:cstheme="minorHAnsi"/>
                <w:noProof/>
              </w:rPr>
              <w:t>Langage frontend</w:t>
            </w:r>
            <w:r w:rsidR="00A1618F">
              <w:rPr>
                <w:noProof/>
                <w:webHidden/>
              </w:rPr>
              <w:tab/>
            </w:r>
            <w:r w:rsidR="00A1618F">
              <w:rPr>
                <w:noProof/>
                <w:webHidden/>
              </w:rPr>
              <w:fldChar w:fldCharType="begin"/>
            </w:r>
            <w:r w:rsidR="00A1618F">
              <w:rPr>
                <w:noProof/>
                <w:webHidden/>
              </w:rPr>
              <w:instrText xml:space="preserve"> PAGEREF _Toc138855853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66A0E895" w14:textId="77777777" w:rsidR="00A1618F" w:rsidRDefault="00000000" w:rsidP="00A1618F">
          <w:pPr>
            <w:pStyle w:val="TM3"/>
            <w:tabs>
              <w:tab w:val="right" w:leader="dot" w:pos="9628"/>
            </w:tabs>
            <w:jc w:val="both"/>
            <w:rPr>
              <w:rFonts w:eastAsiaTheme="minorEastAsia"/>
              <w:noProof/>
              <w:lang w:eastAsia="fr-FR"/>
            </w:rPr>
          </w:pPr>
          <w:hyperlink w:anchor="_Toc138855854" w:history="1">
            <w:r w:rsidR="00A1618F" w:rsidRPr="00780079">
              <w:rPr>
                <w:rStyle w:val="Lienhypertexte"/>
                <w:rFonts w:cstheme="minorHAnsi"/>
                <w:noProof/>
              </w:rPr>
              <w:t>Langage Backend</w:t>
            </w:r>
            <w:r w:rsidR="00A1618F">
              <w:rPr>
                <w:noProof/>
                <w:webHidden/>
              </w:rPr>
              <w:tab/>
            </w:r>
            <w:r w:rsidR="00A1618F">
              <w:rPr>
                <w:noProof/>
                <w:webHidden/>
              </w:rPr>
              <w:fldChar w:fldCharType="begin"/>
            </w:r>
            <w:r w:rsidR="00A1618F">
              <w:rPr>
                <w:noProof/>
                <w:webHidden/>
              </w:rPr>
              <w:instrText xml:space="preserve"> PAGEREF _Toc138855854 \h </w:instrText>
            </w:r>
            <w:r w:rsidR="00A1618F">
              <w:rPr>
                <w:noProof/>
                <w:webHidden/>
              </w:rPr>
            </w:r>
            <w:r w:rsidR="00A1618F">
              <w:rPr>
                <w:noProof/>
                <w:webHidden/>
              </w:rPr>
              <w:fldChar w:fldCharType="separate"/>
            </w:r>
            <w:r w:rsidR="00A1618F">
              <w:rPr>
                <w:noProof/>
                <w:webHidden/>
              </w:rPr>
              <w:t>11</w:t>
            </w:r>
            <w:r w:rsidR="00A1618F">
              <w:rPr>
                <w:noProof/>
                <w:webHidden/>
              </w:rPr>
              <w:fldChar w:fldCharType="end"/>
            </w:r>
          </w:hyperlink>
        </w:p>
        <w:p w14:paraId="4607815B" w14:textId="77777777" w:rsidR="00A1618F" w:rsidRDefault="00000000" w:rsidP="00A1618F">
          <w:pPr>
            <w:pStyle w:val="TM1"/>
            <w:jc w:val="both"/>
            <w:rPr>
              <w:rFonts w:eastAsiaTheme="minorEastAsia"/>
              <w:noProof/>
              <w:lang w:eastAsia="fr-FR"/>
            </w:rPr>
          </w:pPr>
          <w:hyperlink w:anchor="_Toc138855855" w:history="1">
            <w:r w:rsidR="00A1618F" w:rsidRPr="00780079">
              <w:rPr>
                <w:rStyle w:val="Lienhypertexte"/>
                <w:rFonts w:cstheme="minorHAnsi"/>
                <w:noProof/>
              </w:rPr>
              <w:t>VI.</w:t>
            </w:r>
            <w:r w:rsidR="00A1618F">
              <w:rPr>
                <w:rFonts w:eastAsiaTheme="minorEastAsia"/>
                <w:noProof/>
                <w:lang w:eastAsia="fr-FR"/>
              </w:rPr>
              <w:tab/>
            </w:r>
            <w:r w:rsidR="00A1618F" w:rsidRPr="00780079">
              <w:rPr>
                <w:rStyle w:val="Lienhypertexte"/>
                <w:rFonts w:cstheme="minorHAnsi"/>
                <w:noProof/>
              </w:rPr>
              <w:t>Retour d’expérience</w:t>
            </w:r>
            <w:r w:rsidR="00A1618F">
              <w:rPr>
                <w:noProof/>
                <w:webHidden/>
              </w:rPr>
              <w:tab/>
            </w:r>
            <w:r w:rsidR="00A1618F">
              <w:rPr>
                <w:noProof/>
                <w:webHidden/>
              </w:rPr>
              <w:fldChar w:fldCharType="begin"/>
            </w:r>
            <w:r w:rsidR="00A1618F">
              <w:rPr>
                <w:noProof/>
                <w:webHidden/>
              </w:rPr>
              <w:instrText xml:space="preserve"> PAGEREF _Toc138855855 \h </w:instrText>
            </w:r>
            <w:r w:rsidR="00A1618F">
              <w:rPr>
                <w:noProof/>
                <w:webHidden/>
              </w:rPr>
            </w:r>
            <w:r w:rsidR="00A1618F">
              <w:rPr>
                <w:noProof/>
                <w:webHidden/>
              </w:rPr>
              <w:fldChar w:fldCharType="separate"/>
            </w:r>
            <w:r w:rsidR="00A1618F">
              <w:rPr>
                <w:noProof/>
                <w:webHidden/>
              </w:rPr>
              <w:t>12</w:t>
            </w:r>
            <w:r w:rsidR="00A1618F">
              <w:rPr>
                <w:noProof/>
                <w:webHidden/>
              </w:rPr>
              <w:fldChar w:fldCharType="end"/>
            </w:r>
          </w:hyperlink>
        </w:p>
        <w:p w14:paraId="28FA691C" w14:textId="77777777" w:rsidR="00A1618F" w:rsidRDefault="00000000" w:rsidP="00A1618F">
          <w:pPr>
            <w:pStyle w:val="TM1"/>
            <w:jc w:val="both"/>
            <w:rPr>
              <w:rFonts w:eastAsiaTheme="minorEastAsia"/>
              <w:noProof/>
              <w:lang w:eastAsia="fr-FR"/>
            </w:rPr>
          </w:pPr>
          <w:hyperlink w:anchor="_Toc138855856" w:history="1">
            <w:r w:rsidR="00A1618F" w:rsidRPr="00780079">
              <w:rPr>
                <w:rStyle w:val="Lienhypertexte"/>
                <w:rFonts w:cstheme="minorHAnsi"/>
                <w:noProof/>
              </w:rPr>
              <w:t>Conclusion</w:t>
            </w:r>
            <w:r w:rsidR="00A1618F">
              <w:rPr>
                <w:noProof/>
                <w:webHidden/>
              </w:rPr>
              <w:tab/>
            </w:r>
            <w:r w:rsidR="00A1618F">
              <w:rPr>
                <w:noProof/>
                <w:webHidden/>
              </w:rPr>
              <w:fldChar w:fldCharType="begin"/>
            </w:r>
            <w:r w:rsidR="00A1618F">
              <w:rPr>
                <w:noProof/>
                <w:webHidden/>
              </w:rPr>
              <w:instrText xml:space="preserve"> PAGEREF _Toc138855856 \h </w:instrText>
            </w:r>
            <w:r w:rsidR="00A1618F">
              <w:rPr>
                <w:noProof/>
                <w:webHidden/>
              </w:rPr>
            </w:r>
            <w:r w:rsidR="00A1618F">
              <w:rPr>
                <w:noProof/>
                <w:webHidden/>
              </w:rPr>
              <w:fldChar w:fldCharType="separate"/>
            </w:r>
            <w:r w:rsidR="00A1618F">
              <w:rPr>
                <w:noProof/>
                <w:webHidden/>
              </w:rPr>
              <w:t>12</w:t>
            </w:r>
            <w:r w:rsidR="00A1618F">
              <w:rPr>
                <w:noProof/>
                <w:webHidden/>
              </w:rPr>
              <w:fldChar w:fldCharType="end"/>
            </w:r>
          </w:hyperlink>
        </w:p>
        <w:p w14:paraId="299F23FA" w14:textId="77777777" w:rsidR="00C72C2B" w:rsidRPr="004F6918" w:rsidRDefault="00054E69" w:rsidP="00A1618F">
          <w:pPr>
            <w:jc w:val="both"/>
            <w:rPr>
              <w:rFonts w:cstheme="minorHAnsi"/>
            </w:rPr>
          </w:pPr>
          <w:r w:rsidRPr="004F6918">
            <w:rPr>
              <w:rFonts w:cstheme="minorHAnsi"/>
            </w:rPr>
            <w:fldChar w:fldCharType="end"/>
          </w:r>
        </w:p>
      </w:sdtContent>
    </w:sdt>
    <w:p w14:paraId="5933E843" w14:textId="77777777" w:rsidR="00C72C2B" w:rsidRPr="004F6918" w:rsidRDefault="00C72C2B" w:rsidP="00A1618F">
      <w:pPr>
        <w:jc w:val="both"/>
        <w:rPr>
          <w:rFonts w:cstheme="minorHAnsi"/>
        </w:rPr>
      </w:pPr>
      <w:r w:rsidRPr="004F6918">
        <w:rPr>
          <w:rFonts w:cstheme="minorHAnsi"/>
        </w:rPr>
        <w:br w:type="page"/>
      </w:r>
    </w:p>
    <w:p w14:paraId="37624641" w14:textId="77777777" w:rsidR="004F6918" w:rsidRDefault="004F6918" w:rsidP="00A1618F">
      <w:pPr>
        <w:pStyle w:val="Titre1"/>
        <w:jc w:val="both"/>
        <w:rPr>
          <w:rFonts w:asciiTheme="minorHAnsi" w:hAnsiTheme="minorHAnsi" w:cstheme="minorHAnsi"/>
          <w:sz w:val="32"/>
          <w:szCs w:val="32"/>
          <w:u w:val="single"/>
        </w:rPr>
      </w:pPr>
      <w:bookmarkStart w:id="0" w:name="_Toc138855837"/>
      <w:r>
        <w:rPr>
          <w:rFonts w:asciiTheme="minorHAnsi" w:hAnsiTheme="minorHAnsi" w:cstheme="minorHAnsi"/>
          <w:sz w:val="32"/>
          <w:szCs w:val="32"/>
          <w:u w:val="single"/>
        </w:rPr>
        <w:lastRenderedPageBreak/>
        <w:t>Introduction</w:t>
      </w:r>
      <w:bookmarkEnd w:id="0"/>
    </w:p>
    <w:p w14:paraId="502E0560" w14:textId="77777777" w:rsidR="004F6918" w:rsidRPr="004F6918" w:rsidRDefault="004F6918" w:rsidP="00A1618F">
      <w:pPr>
        <w:spacing w:after="0"/>
        <w:jc w:val="both"/>
      </w:pPr>
    </w:p>
    <w:p w14:paraId="109124F2" w14:textId="77777777" w:rsidR="004F6918" w:rsidRDefault="004F6918" w:rsidP="00A1618F">
      <w:pPr>
        <w:spacing w:after="0"/>
        <w:jc w:val="both"/>
      </w:pPr>
      <w:r>
        <w:t>Ce rapport présente un compte rendu de notre projet collaboratif « Concevoir et développer un site web et son application mobile ».</w:t>
      </w:r>
    </w:p>
    <w:p w14:paraId="2B430F10" w14:textId="77777777" w:rsidR="004F6918" w:rsidRDefault="004F6918" w:rsidP="00A1618F">
      <w:pPr>
        <w:spacing w:after="0"/>
        <w:jc w:val="both"/>
      </w:pPr>
      <w:r>
        <w:t>Au cours de ce projet, nous avons mis en place une méthodologie rigoureuse</w:t>
      </w:r>
      <w:r w:rsidR="000F6361">
        <w:t>,</w:t>
      </w:r>
      <w:r>
        <w:t xml:space="preserve"> pour assurer une planification </w:t>
      </w:r>
      <w:r w:rsidR="000F6361">
        <w:t>efficace</w:t>
      </w:r>
      <w:r>
        <w:t xml:space="preserve"> et une bonne coordination de notre équipe</w:t>
      </w:r>
      <w:r w:rsidR="000F6361">
        <w:t xml:space="preserve">, tout en maintenant </w:t>
      </w:r>
      <w:r>
        <w:t xml:space="preserve">une attention </w:t>
      </w:r>
      <w:r w:rsidR="000F6361">
        <w:t xml:space="preserve">constante sur </w:t>
      </w:r>
      <w:r>
        <w:t>la qualité</w:t>
      </w:r>
      <w:r w:rsidR="000F6361">
        <w:t xml:space="preserve"> et le respect des délais.</w:t>
      </w:r>
    </w:p>
    <w:p w14:paraId="46A5A6AA" w14:textId="7F40E669" w:rsidR="000F6361" w:rsidRDefault="000F6361" w:rsidP="00A1618F">
      <w:pPr>
        <w:spacing w:after="0"/>
        <w:jc w:val="both"/>
      </w:pPr>
      <w:r>
        <w:t>Dans ce rapport, nous vous présentons l’organisation adoptée par notre équipe, les maquettes et fonctionnalités de notre site</w:t>
      </w:r>
      <w:ins w:id="1" w:author="Valérie Houdaille" w:date="2023-06-28T16:46:00Z">
        <w:r w:rsidR="00A5712F">
          <w:t>, ainsi que</w:t>
        </w:r>
      </w:ins>
      <w:del w:id="2" w:author="Valérie Houdaille" w:date="2023-06-28T16:46:00Z">
        <w:r w:rsidDel="00A5712F">
          <w:delText xml:space="preserve"> et</w:delText>
        </w:r>
      </w:del>
      <w:r>
        <w:t xml:space="preserve"> les technologies utilisées.</w:t>
      </w:r>
    </w:p>
    <w:p w14:paraId="5BF79708" w14:textId="111CD4C7" w:rsidR="000F6361" w:rsidRPr="004F6918" w:rsidRDefault="000F6361" w:rsidP="00A1618F">
      <w:pPr>
        <w:jc w:val="both"/>
      </w:pPr>
      <w:r>
        <w:t>Nous évoquerons</w:t>
      </w:r>
      <w:ins w:id="3" w:author="Valérie Houdaille" w:date="2023-06-28T16:46:00Z">
        <w:r w:rsidR="00A5712F">
          <w:t>,</w:t>
        </w:r>
      </w:ins>
      <w:r>
        <w:t xml:space="preserve"> enfin</w:t>
      </w:r>
      <w:ins w:id="4" w:author="Valérie Houdaille" w:date="2023-06-28T16:46:00Z">
        <w:r w:rsidR="00A5712F">
          <w:t>,</w:t>
        </w:r>
      </w:ins>
      <w:r>
        <w:t xml:space="preserve"> les enseignements tirés de ce projet</w:t>
      </w:r>
      <w:ins w:id="5" w:author="Valérie Houdaille" w:date="2023-06-28T16:46:00Z">
        <w:r w:rsidR="00A5712F">
          <w:t>,</w:t>
        </w:r>
      </w:ins>
      <w:r>
        <w:t xml:space="preserve"> et les possibles évolutions du site.</w:t>
      </w:r>
    </w:p>
    <w:p w14:paraId="4469EE7D" w14:textId="77777777" w:rsidR="00C72C2B" w:rsidRPr="004F6918" w:rsidRDefault="00BB16E5" w:rsidP="00A1618F">
      <w:pPr>
        <w:pStyle w:val="Titre1"/>
        <w:numPr>
          <w:ilvl w:val="0"/>
          <w:numId w:val="5"/>
        </w:numPr>
        <w:jc w:val="both"/>
        <w:rPr>
          <w:rFonts w:asciiTheme="minorHAnsi" w:hAnsiTheme="minorHAnsi" w:cstheme="minorHAnsi"/>
          <w:sz w:val="32"/>
          <w:szCs w:val="32"/>
          <w:u w:val="single"/>
        </w:rPr>
      </w:pPr>
      <w:bookmarkStart w:id="6" w:name="_Toc138855838"/>
      <w:r w:rsidRPr="004F6918">
        <w:rPr>
          <w:rFonts w:asciiTheme="minorHAnsi" w:hAnsiTheme="minorHAnsi" w:cstheme="minorHAnsi"/>
          <w:sz w:val="32"/>
          <w:szCs w:val="32"/>
          <w:u w:val="single"/>
        </w:rPr>
        <w:t>L’é</w:t>
      </w:r>
      <w:r w:rsidR="00C72C2B" w:rsidRPr="004F6918">
        <w:rPr>
          <w:rFonts w:asciiTheme="minorHAnsi" w:hAnsiTheme="minorHAnsi" w:cstheme="minorHAnsi"/>
          <w:sz w:val="32"/>
          <w:szCs w:val="32"/>
          <w:u w:val="single"/>
        </w:rPr>
        <w:t>quipe</w:t>
      </w:r>
      <w:bookmarkEnd w:id="6"/>
    </w:p>
    <w:p w14:paraId="2EEF106C" w14:textId="77777777" w:rsidR="00582D87" w:rsidRPr="004F6918" w:rsidRDefault="00582D87" w:rsidP="00A1618F">
      <w:pPr>
        <w:jc w:val="both"/>
        <w:rPr>
          <w:rFonts w:cstheme="minorHAnsi"/>
        </w:rPr>
      </w:pPr>
    </w:p>
    <w:p w14:paraId="2455BF00" w14:textId="77777777" w:rsidR="000959B8" w:rsidRPr="004F6918" w:rsidRDefault="00000000" w:rsidP="00A1618F">
      <w:pPr>
        <w:jc w:val="both"/>
        <w:rPr>
          <w:rFonts w:cstheme="minorHAnsi"/>
          <w:noProof/>
          <w:lang w:eastAsia="fr-FR"/>
        </w:rPr>
      </w:pPr>
      <w:r>
        <w:rPr>
          <w:rFonts w:cstheme="minorHAnsi"/>
          <w:noProof/>
          <w:lang w:eastAsia="fr-FR"/>
        </w:rPr>
        <w:pict w14:anchorId="67CC876A">
          <v:shapetype id="_x0000_t202" coordsize="21600,21600" o:spt="202" path="m,l,21600r21600,l21600,xe">
            <v:stroke joinstyle="miter"/>
            <v:path gradientshapeok="t" o:connecttype="rect"/>
          </v:shapetype>
          <v:shape id="Zone de texte 16" o:spid="_x0000_s1026" type="#_x0000_t202" style="position:absolute;left:0;text-align:left;margin-left:99.3pt;margin-top:111.85pt;width:90.35pt;height: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" stroked="f">
            <v:textbox>
              <w:txbxContent>
                <w:p w14:paraId="58E0F245" w14:textId="77777777" w:rsidR="000959B8" w:rsidRDefault="000959B8" w:rsidP="000F6361">
                  <w:pPr>
                    <w:jc w:val="center"/>
                  </w:pPr>
                  <w:r>
                    <w:t>Valérie</w:t>
                  </w:r>
                </w:p>
              </w:txbxContent>
            </v:textbox>
          </v:shape>
        </w:pict>
      </w:r>
      <w:r>
        <w:rPr>
          <w:rFonts w:cstheme="minorHAnsi"/>
          <w:noProof/>
          <w:lang w:eastAsia="fr-FR"/>
        </w:rPr>
        <w:pict w14:anchorId="2C73D775">
          <v:shape id="Zone de texte 15" o:spid="_x0000_s1027" type="#_x0000_t202" style="position:absolute;left:0;text-align:left;margin-left:283.3pt;margin-top:111.85pt;width:81.35pt;height: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" stroked="f">
            <v:textbox>
              <w:txbxContent>
                <w:p w14:paraId="4E2C1AA2" w14:textId="77777777" w:rsidR="00B0565A" w:rsidRDefault="00B0565A" w:rsidP="000F6361">
                  <w:pPr>
                    <w:jc w:val="center"/>
                  </w:pPr>
                  <w:r>
                    <w:t>Bastien</w:t>
                  </w:r>
                </w:p>
              </w:txbxContent>
            </v:textbox>
          </v:shape>
        </w:pict>
      </w:r>
      <w:r>
        <w:rPr>
          <w:rFonts w:cstheme="minorHAnsi"/>
          <w:noProof/>
          <w:lang w:eastAsia="fr-FR"/>
        </w:rPr>
        <w:pict w14:anchorId="731D7732">
          <v:shape id="Zone de texte 14" o:spid="_x0000_s1028" type="#_x0000_t202" style="position:absolute;left:0;text-align:left;margin-left:195.3pt;margin-top:111.85pt;width:81.35pt;height:2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" stroked="f">
            <v:textbox>
              <w:txbxContent>
                <w:p w14:paraId="4FC64704" w14:textId="77777777" w:rsidR="000959B8" w:rsidRDefault="000959B8" w:rsidP="000F6361">
                  <w:pPr>
                    <w:jc w:val="center"/>
                  </w:pPr>
                  <w:r>
                    <w:t>Aicha</w:t>
                  </w:r>
                </w:p>
              </w:txbxContent>
            </v:textbox>
          </v:shape>
        </w:pict>
      </w:r>
      <w:r>
        <w:rPr>
          <w:rFonts w:cstheme="minorHAnsi"/>
          <w:noProof/>
          <w:lang w:eastAsia="fr-FR"/>
        </w:rPr>
        <w:pict w14:anchorId="4C72B53F">
          <v:shape id="Zone de texte 13" o:spid="_x0000_s1029" type="#_x0000_t202" style="position:absolute;left:0;text-align:left;margin-left:1.65pt;margin-top:111.85pt;width:93pt;height:2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" stroked="f">
            <v:textbox>
              <w:txbxContent>
                <w:p w14:paraId="6D2B2926" w14:textId="77777777" w:rsidR="000959B8" w:rsidRDefault="000959B8" w:rsidP="000F6361">
                  <w:pPr>
                    <w:jc w:val="center"/>
                  </w:pPr>
                  <w:r>
                    <w:t>J</w:t>
                  </w:r>
                  <w:r w:rsidR="000F6361">
                    <w:t>ean</w:t>
                  </w:r>
                  <w:r>
                    <w:t>-Nicolas</w:t>
                  </w:r>
                </w:p>
              </w:txbxContent>
            </v:textbox>
          </v:shape>
        </w:pict>
      </w:r>
      <w:r w:rsidR="000959B8" w:rsidRPr="004F6918">
        <w:rPr>
          <w:rFonts w:cstheme="minorHAnsi"/>
          <w:noProof/>
          <w:lang w:eastAsia="fr-FR"/>
        </w:rPr>
        <w:drawing>
          <wp:inline distT="0" distB="0" distL="0" distR="0" wp14:anchorId="67A003EE" wp14:editId="00C3BDB2">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a16="http://schemas.microsoft.com/office/drawing/2014/main"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a16="http://schemas.microsoft.com/office/drawing/2014/main"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70510F48" wp14:editId="70C43125">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a16="http://schemas.microsoft.com/office/drawing/2014/main"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a16="http://schemas.microsoft.com/office/drawing/2014/main"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319E44B7" wp14:editId="1FBEE617">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a16="http://schemas.microsoft.com/office/drawing/2014/main"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a16="http://schemas.microsoft.com/office/drawing/2014/main"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r w:rsidR="00665352">
        <w:rPr>
          <w:rFonts w:cstheme="minorHAnsi"/>
          <w:noProof/>
          <w:lang w:eastAsia="fr-FR"/>
        </w:rPr>
        <w:drawing>
          <wp:inline distT="0" distB="0" distL="0" distR="0" wp14:anchorId="798DD060" wp14:editId="507FF2C7">
            <wp:extent cx="1066800" cy="1422437"/>
            <wp:effectExtent l="19050" t="0" r="0" b="0"/>
            <wp:docPr id="8" name="Image 7" descr="IMG_0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67.jpg"/>
                    <pic:cNvPicPr/>
                  </pic:nvPicPr>
                  <pic:blipFill>
                    <a:blip r:embed="rId9" cstate="print"/>
                    <a:stretch>
                      <a:fillRect/>
                    </a:stretch>
                  </pic:blipFill>
                  <pic:spPr>
                    <a:xfrm>
                      <a:off x="0" y="0"/>
                      <a:ext cx="1066562" cy="1422119"/>
                    </a:xfrm>
                    <a:prstGeom prst="rect">
                      <a:avLst/>
                    </a:prstGeom>
                  </pic:spPr>
                </pic:pic>
              </a:graphicData>
            </a:graphic>
          </wp:inline>
        </w:drawing>
      </w:r>
    </w:p>
    <w:p w14:paraId="088D2C95" w14:textId="77777777" w:rsidR="000959B8" w:rsidRPr="004F6918" w:rsidRDefault="000959B8" w:rsidP="00A1618F">
      <w:pPr>
        <w:jc w:val="both"/>
        <w:rPr>
          <w:rFonts w:cstheme="minorHAnsi"/>
        </w:rPr>
      </w:pPr>
    </w:p>
    <w:p w14:paraId="2AF411D8" w14:textId="77777777" w:rsidR="00C72C2B" w:rsidRPr="004F6918" w:rsidRDefault="00BB16E5" w:rsidP="00A1618F">
      <w:pPr>
        <w:pStyle w:val="Titre1"/>
        <w:numPr>
          <w:ilvl w:val="0"/>
          <w:numId w:val="5"/>
        </w:numPr>
        <w:spacing w:after="240"/>
        <w:jc w:val="both"/>
        <w:rPr>
          <w:rFonts w:asciiTheme="minorHAnsi" w:hAnsiTheme="minorHAnsi" w:cstheme="minorHAnsi"/>
          <w:sz w:val="32"/>
          <w:szCs w:val="32"/>
          <w:u w:val="single"/>
        </w:rPr>
      </w:pPr>
      <w:bookmarkStart w:id="7" w:name="_Toc138855839"/>
      <w:r w:rsidRPr="004F6918">
        <w:rPr>
          <w:rFonts w:asciiTheme="minorHAnsi" w:hAnsiTheme="minorHAnsi" w:cstheme="minorHAnsi"/>
          <w:sz w:val="32"/>
          <w:szCs w:val="32"/>
          <w:u w:val="single"/>
        </w:rPr>
        <w:t>Le p</w:t>
      </w:r>
      <w:r w:rsidR="00C72C2B" w:rsidRPr="004F6918">
        <w:rPr>
          <w:rFonts w:asciiTheme="minorHAnsi" w:hAnsiTheme="minorHAnsi" w:cstheme="minorHAnsi"/>
          <w:sz w:val="32"/>
          <w:szCs w:val="32"/>
          <w:u w:val="single"/>
        </w:rPr>
        <w:t>rojet</w:t>
      </w:r>
      <w:bookmarkEnd w:id="7"/>
    </w:p>
    <w:p w14:paraId="705D4A68" w14:textId="77777777" w:rsidR="00CF1D62" w:rsidRPr="004F6918" w:rsidRDefault="000F6361" w:rsidP="00A1618F">
      <w:pPr>
        <w:spacing w:after="0"/>
        <w:jc w:val="both"/>
        <w:rPr>
          <w:rFonts w:cstheme="minorHAnsi"/>
        </w:rPr>
      </w:pPr>
      <w:r>
        <w:rPr>
          <w:rFonts w:cstheme="minorHAnsi"/>
        </w:rPr>
        <w:t>Ce</w:t>
      </w:r>
      <w:r w:rsidR="00CF1D62" w:rsidRPr="004F6918">
        <w:rPr>
          <w:rFonts w:cstheme="minorHAnsi"/>
        </w:rPr>
        <w:t xml:space="preserve"> projet </w:t>
      </w:r>
      <w:r w:rsidR="003C1F88" w:rsidRPr="004F6918">
        <w:rPr>
          <w:rFonts w:cstheme="minorHAnsi"/>
        </w:rPr>
        <w:t xml:space="preserve">collaboratif </w:t>
      </w:r>
      <w:r w:rsidR="00CF1D62" w:rsidRPr="004F6918">
        <w:rPr>
          <w:rFonts w:cstheme="minorHAnsi"/>
        </w:rPr>
        <w:t>a pour objectif l’élaboration et la réalisation d’un site web</w:t>
      </w:r>
      <w:r w:rsidR="003C1F88" w:rsidRPr="004F6918">
        <w:rPr>
          <w:rFonts w:cstheme="minorHAnsi"/>
        </w:rPr>
        <w:t xml:space="preserve">, </w:t>
      </w:r>
      <w:r w:rsidR="00CF1D62" w:rsidRPr="004F6918">
        <w:rPr>
          <w:rFonts w:cstheme="minorHAnsi"/>
        </w:rPr>
        <w:t>proposant un concept innovant</w:t>
      </w:r>
      <w:r w:rsidR="00657C0F" w:rsidRPr="004F6918">
        <w:rPr>
          <w:rFonts w:cstheme="minorHAnsi"/>
        </w:rPr>
        <w:t>,</w:t>
      </w:r>
      <w:r w:rsidR="00CF1D62" w:rsidRPr="004F6918">
        <w:rPr>
          <w:rFonts w:cstheme="minorHAnsi"/>
        </w:rPr>
        <w:t xml:space="preserve"> ainsi qu’une interaction via une application mobile.</w:t>
      </w:r>
    </w:p>
    <w:p w14:paraId="45FC67CD" w14:textId="77777777" w:rsidR="00443E2A" w:rsidRPr="004F6918" w:rsidRDefault="00443E2A" w:rsidP="00A1618F">
      <w:pPr>
        <w:spacing w:after="0"/>
        <w:jc w:val="both"/>
        <w:rPr>
          <w:rFonts w:cstheme="minorHAnsi"/>
        </w:rPr>
      </w:pPr>
      <w:r w:rsidRPr="004F6918">
        <w:rPr>
          <w:rFonts w:cstheme="minorHAnsi"/>
        </w:rPr>
        <w:t xml:space="preserve">Il doit </w:t>
      </w:r>
      <w:r w:rsidR="003C1F88" w:rsidRPr="004F6918">
        <w:rPr>
          <w:rFonts w:cstheme="minorHAnsi"/>
        </w:rPr>
        <w:t>contenir</w:t>
      </w:r>
      <w:r w:rsidRPr="004F6918">
        <w:rPr>
          <w:rFonts w:cstheme="minorHAnsi"/>
        </w:rPr>
        <w:t xml:space="preserve"> </w:t>
      </w:r>
      <w:r w:rsidR="00657C0F" w:rsidRPr="004F6918">
        <w:rPr>
          <w:rFonts w:cstheme="minorHAnsi"/>
        </w:rPr>
        <w:t>au moins 4 pages, dont une page d’accueil,</w:t>
      </w:r>
      <w:r w:rsidRPr="004F6918">
        <w:rPr>
          <w:rFonts w:cstheme="minorHAnsi"/>
        </w:rPr>
        <w:t xml:space="preserve"> </w:t>
      </w:r>
      <w:r w:rsidR="00657C0F" w:rsidRPr="004F6918">
        <w:rPr>
          <w:rFonts w:cstheme="minorHAnsi"/>
        </w:rPr>
        <w:t xml:space="preserve">un espace utilisateur </w:t>
      </w:r>
      <w:r w:rsidR="003C1F88" w:rsidRPr="004F6918">
        <w:rPr>
          <w:rFonts w:cstheme="minorHAnsi"/>
        </w:rPr>
        <w:t>avec</w:t>
      </w:r>
      <w:r w:rsidR="00657C0F" w:rsidRPr="004F6918">
        <w:rPr>
          <w:rFonts w:cstheme="minorHAnsi"/>
        </w:rPr>
        <w:t xml:space="preserve"> une gestion de compte,</w:t>
      </w:r>
      <w:r w:rsidRPr="004F6918">
        <w:rPr>
          <w:rFonts w:cstheme="minorHAnsi"/>
        </w:rPr>
        <w:t xml:space="preserve"> </w:t>
      </w:r>
      <w:r w:rsidR="00657C0F" w:rsidRPr="004F6918">
        <w:rPr>
          <w:rFonts w:cstheme="minorHAnsi"/>
        </w:rPr>
        <w:t>un espace administrateur,</w:t>
      </w:r>
      <w:r w:rsidRPr="004F6918">
        <w:rPr>
          <w:rFonts w:cstheme="minorHAnsi"/>
        </w:rPr>
        <w:t xml:space="preserve"> </w:t>
      </w:r>
      <w:r w:rsidR="00657C0F" w:rsidRPr="004F6918">
        <w:rPr>
          <w:rFonts w:cstheme="minorHAnsi"/>
        </w:rPr>
        <w:t>des interactions</w:t>
      </w:r>
      <w:r w:rsidRPr="004F6918">
        <w:rPr>
          <w:rFonts w:cstheme="minorHAnsi"/>
        </w:rPr>
        <w:t xml:space="preserve"> entre</w:t>
      </w:r>
      <w:r w:rsidR="00657C0F" w:rsidRPr="004F6918">
        <w:rPr>
          <w:rFonts w:cstheme="minorHAnsi"/>
        </w:rPr>
        <w:t xml:space="preserve"> l’utilisateur et l’administrateur</w:t>
      </w:r>
      <w:r w:rsidRPr="004F6918">
        <w:rPr>
          <w:rFonts w:cstheme="minorHAnsi"/>
        </w:rPr>
        <w:t xml:space="preserve"> </w:t>
      </w:r>
      <w:r w:rsidR="00657C0F" w:rsidRPr="004F6918">
        <w:rPr>
          <w:rFonts w:cstheme="minorHAnsi"/>
        </w:rPr>
        <w:t>de façon sécurisée</w:t>
      </w:r>
      <w:r w:rsidRPr="004F6918">
        <w:rPr>
          <w:rFonts w:cstheme="minorHAnsi"/>
        </w:rPr>
        <w:t xml:space="preserve">, et une gestion de contenu, via une base de données. </w:t>
      </w:r>
    </w:p>
    <w:p w14:paraId="7F26EC39" w14:textId="77777777" w:rsidR="00443E2A" w:rsidRPr="004F6918" w:rsidRDefault="003C1F88" w:rsidP="00A1618F">
      <w:pPr>
        <w:jc w:val="both"/>
        <w:rPr>
          <w:rFonts w:cstheme="minorHAnsi"/>
        </w:rPr>
      </w:pPr>
      <w:r w:rsidRPr="004F6918">
        <w:rPr>
          <w:rFonts w:cstheme="minorHAnsi"/>
        </w:rPr>
        <w:t>L’application mobile</w:t>
      </w:r>
      <w:r w:rsidR="00443E2A" w:rsidRPr="004F6918">
        <w:rPr>
          <w:rFonts w:cstheme="minorHAnsi"/>
        </w:rPr>
        <w:t xml:space="preserve"> permet</w:t>
      </w:r>
      <w:r w:rsidR="00582D87" w:rsidRPr="004F6918">
        <w:rPr>
          <w:rFonts w:cstheme="minorHAnsi"/>
        </w:rPr>
        <w:t>,</w:t>
      </w:r>
      <w:r w:rsidR="00443E2A" w:rsidRPr="004F6918">
        <w:rPr>
          <w:rFonts w:cstheme="minorHAnsi"/>
        </w:rPr>
        <w:t xml:space="preserve"> </w:t>
      </w:r>
      <w:r w:rsidRPr="004F6918">
        <w:rPr>
          <w:rFonts w:cstheme="minorHAnsi"/>
        </w:rPr>
        <w:t>quant à elle</w:t>
      </w:r>
      <w:r w:rsidR="00582D87" w:rsidRPr="004F6918">
        <w:rPr>
          <w:rFonts w:cstheme="minorHAnsi"/>
        </w:rPr>
        <w:t>,</w:t>
      </w:r>
      <w:r w:rsidRPr="004F6918">
        <w:rPr>
          <w:rFonts w:cstheme="minorHAnsi"/>
        </w:rPr>
        <w:t xml:space="preserve"> </w:t>
      </w:r>
      <w:r w:rsidR="00443E2A" w:rsidRPr="004F6918">
        <w:rPr>
          <w:rFonts w:cstheme="minorHAnsi"/>
        </w:rPr>
        <w:t>de gérer l’accès sécurisé de l’utilisateur, lister et créer du contenu.</w:t>
      </w:r>
    </w:p>
    <w:p w14:paraId="13415539" w14:textId="77777777"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4C6F31C4" w14:textId="77777777" w:rsidR="0099530F" w:rsidRPr="004F6918" w:rsidRDefault="00C72C2B" w:rsidP="00A1618F">
      <w:pPr>
        <w:pStyle w:val="Titre1"/>
        <w:numPr>
          <w:ilvl w:val="0"/>
          <w:numId w:val="5"/>
        </w:numPr>
        <w:spacing w:after="240"/>
        <w:jc w:val="both"/>
        <w:rPr>
          <w:rFonts w:asciiTheme="minorHAnsi" w:hAnsiTheme="minorHAnsi" w:cstheme="minorHAnsi"/>
          <w:sz w:val="32"/>
          <w:szCs w:val="32"/>
          <w:u w:val="single"/>
        </w:rPr>
      </w:pPr>
      <w:bookmarkStart w:id="8" w:name="_Toc138855840"/>
      <w:r w:rsidRPr="004F6918">
        <w:rPr>
          <w:rFonts w:asciiTheme="minorHAnsi" w:hAnsiTheme="minorHAnsi" w:cstheme="minorHAnsi"/>
          <w:sz w:val="32"/>
          <w:szCs w:val="32"/>
          <w:u w:val="single"/>
        </w:rPr>
        <w:lastRenderedPageBreak/>
        <w:t>Organisation</w:t>
      </w:r>
      <w:bookmarkEnd w:id="8"/>
    </w:p>
    <w:p w14:paraId="60D4FFAC" w14:textId="77777777" w:rsidR="005E6942" w:rsidRPr="004F6918" w:rsidRDefault="005E6942" w:rsidP="00A1618F">
      <w:pPr>
        <w:pStyle w:val="Titre2"/>
        <w:numPr>
          <w:ilvl w:val="0"/>
          <w:numId w:val="6"/>
        </w:numPr>
        <w:jc w:val="both"/>
        <w:rPr>
          <w:rFonts w:asciiTheme="minorHAnsi" w:hAnsiTheme="minorHAnsi" w:cstheme="minorHAnsi"/>
          <w:u w:val="single"/>
        </w:rPr>
      </w:pPr>
      <w:bookmarkStart w:id="9" w:name="_Toc138855841"/>
      <w:r w:rsidRPr="004F6918">
        <w:rPr>
          <w:rFonts w:asciiTheme="minorHAnsi" w:hAnsiTheme="minorHAnsi" w:cstheme="minorHAnsi"/>
          <w:u w:val="single"/>
        </w:rPr>
        <w:t>Méthodologie</w:t>
      </w:r>
      <w:bookmarkEnd w:id="9"/>
    </w:p>
    <w:p w14:paraId="666150A9" w14:textId="77777777" w:rsidR="000F6361" w:rsidRDefault="003C1F88" w:rsidP="00A1618F">
      <w:pPr>
        <w:spacing w:before="120" w:after="0"/>
        <w:jc w:val="both"/>
        <w:rPr>
          <w:rFonts w:cstheme="minorHAnsi"/>
        </w:rPr>
      </w:pPr>
      <w:r w:rsidRPr="004F6918">
        <w:rPr>
          <w:rFonts w:cstheme="minorHAnsi"/>
        </w:rPr>
        <w:t>Nous avons pris soin d’organiser et détailler toutes les tâches en amont, afin de planifier et coordonner au mieux les actions de chacun</w:t>
      </w:r>
      <w:r w:rsidR="00E444C1" w:rsidRPr="004F6918">
        <w:rPr>
          <w:rFonts w:cstheme="minorHAnsi"/>
        </w:rPr>
        <w:t>.</w:t>
      </w:r>
    </w:p>
    <w:p w14:paraId="3E6041CE" w14:textId="77777777" w:rsidR="00533510" w:rsidRPr="004F6918" w:rsidRDefault="003C1F88" w:rsidP="00A1618F">
      <w:pPr>
        <w:spacing w:after="0"/>
        <w:jc w:val="both"/>
        <w:rPr>
          <w:rFonts w:cstheme="minorHAnsi"/>
        </w:rPr>
      </w:pPr>
      <w:r w:rsidRPr="004F6918">
        <w:rPr>
          <w:rFonts w:cstheme="minorHAnsi"/>
        </w:rPr>
        <w:t>En utilisant une</w:t>
      </w:r>
      <w:r w:rsidR="00533510" w:rsidRPr="004F6918">
        <w:rPr>
          <w:rFonts w:cstheme="minorHAnsi"/>
        </w:rPr>
        <w:t xml:space="preserve"> </w:t>
      </w:r>
      <w:r w:rsidR="00B361A9" w:rsidRPr="004F6918">
        <w:rPr>
          <w:rFonts w:cstheme="minorHAnsi"/>
        </w:rPr>
        <w:t xml:space="preserve">méthodologie </w:t>
      </w:r>
      <w:r w:rsidR="00443E2A" w:rsidRPr="004F6918">
        <w:rPr>
          <w:rFonts w:cstheme="minorHAnsi"/>
        </w:rPr>
        <w:t>proche</w:t>
      </w:r>
      <w:r w:rsidR="00533510" w:rsidRPr="004F6918">
        <w:rPr>
          <w:rFonts w:cstheme="minorHAnsi"/>
        </w:rPr>
        <w:t xml:space="preserve"> d</w:t>
      </w:r>
      <w:r w:rsidR="00A331D5" w:rsidRPr="004F6918">
        <w:rPr>
          <w:rFonts w:cstheme="minorHAnsi"/>
        </w:rPr>
        <w:t xml:space="preserve">e </w:t>
      </w:r>
      <w:r w:rsidR="00443E2A" w:rsidRPr="004F6918">
        <w:rPr>
          <w:rFonts w:cstheme="minorHAnsi"/>
        </w:rPr>
        <w:t xml:space="preserve">la méthode </w:t>
      </w:r>
      <w:r w:rsidR="00533510" w:rsidRPr="004F6918">
        <w:rPr>
          <w:rFonts w:cstheme="minorHAnsi"/>
        </w:rPr>
        <w:t xml:space="preserve">Agile, nous avons </w:t>
      </w:r>
      <w:r w:rsidRPr="004F6918">
        <w:rPr>
          <w:rFonts w:cstheme="minorHAnsi"/>
        </w:rPr>
        <w:t>réalisé</w:t>
      </w:r>
      <w:r w:rsidR="00533510" w:rsidRPr="004F6918">
        <w:rPr>
          <w:rFonts w:cstheme="minorHAnsi"/>
        </w:rPr>
        <w:t xml:space="preserve"> plusieurs phases de réflexion, ajustement</w:t>
      </w:r>
      <w:r w:rsidR="00866073" w:rsidRPr="004F6918">
        <w:rPr>
          <w:rFonts w:cstheme="minorHAnsi"/>
        </w:rPr>
        <w:t>s</w:t>
      </w:r>
      <w:r w:rsidR="00533510" w:rsidRPr="004F6918">
        <w:rPr>
          <w:rFonts w:cstheme="minorHAnsi"/>
        </w:rPr>
        <w:t>, attribution des t</w:t>
      </w:r>
      <w:r w:rsidR="00443E2A" w:rsidRPr="004F6918">
        <w:rPr>
          <w:rFonts w:cstheme="minorHAnsi"/>
        </w:rPr>
        <w:t>â</w:t>
      </w:r>
      <w:r w:rsidR="00533510" w:rsidRPr="004F6918">
        <w:rPr>
          <w:rFonts w:cstheme="minorHAnsi"/>
        </w:rPr>
        <w:t xml:space="preserve">ches et </w:t>
      </w:r>
      <w:r w:rsidR="00C15198" w:rsidRPr="004F6918">
        <w:rPr>
          <w:rFonts w:cstheme="minorHAnsi"/>
        </w:rPr>
        <w:t>validation</w:t>
      </w:r>
      <w:r w:rsidR="00866073" w:rsidRPr="004F6918">
        <w:rPr>
          <w:rFonts w:cstheme="minorHAnsi"/>
        </w:rPr>
        <w:t>s</w:t>
      </w:r>
      <w:r w:rsidR="00443E2A" w:rsidRPr="004F6918">
        <w:rPr>
          <w:rFonts w:cstheme="minorHAnsi"/>
        </w:rPr>
        <w:t>,</w:t>
      </w:r>
      <w:r w:rsidR="00C15198" w:rsidRPr="004F6918">
        <w:rPr>
          <w:rFonts w:cstheme="minorHAnsi"/>
        </w:rPr>
        <w:t xml:space="preserve"> afin</w:t>
      </w:r>
      <w:r w:rsidR="00533510" w:rsidRPr="004F6918">
        <w:rPr>
          <w:rFonts w:cstheme="minorHAnsi"/>
        </w:rPr>
        <w:t xml:space="preserve"> </w:t>
      </w:r>
      <w:r w:rsidR="00A331D5" w:rsidRPr="004F6918">
        <w:rPr>
          <w:rFonts w:cstheme="minorHAnsi"/>
        </w:rPr>
        <w:t>de maintenir les objectifs de qualité</w:t>
      </w:r>
      <w:r w:rsidR="000F6361">
        <w:rPr>
          <w:rFonts w:cstheme="minorHAnsi"/>
        </w:rPr>
        <w:t xml:space="preserve"> et</w:t>
      </w:r>
      <w:r w:rsidR="00A331D5" w:rsidRPr="004F6918">
        <w:rPr>
          <w:rFonts w:cstheme="minorHAnsi"/>
        </w:rPr>
        <w:t xml:space="preserve"> délai que nous </w:t>
      </w:r>
      <w:r w:rsidR="00443E2A" w:rsidRPr="004F6918">
        <w:rPr>
          <w:rFonts w:cstheme="minorHAnsi"/>
        </w:rPr>
        <w:t>nous étions fixé</w:t>
      </w:r>
      <w:r w:rsidR="000F6361">
        <w:rPr>
          <w:rFonts w:cstheme="minorHAnsi"/>
        </w:rPr>
        <w:t>s</w:t>
      </w:r>
      <w:r w:rsidRPr="004F6918">
        <w:rPr>
          <w:rFonts w:cstheme="minorHAnsi"/>
        </w:rPr>
        <w:t>.</w:t>
      </w:r>
    </w:p>
    <w:p w14:paraId="0DC95095" w14:textId="77777777" w:rsidR="003B5868" w:rsidRDefault="00B723B3" w:rsidP="00A1618F">
      <w:pPr>
        <w:keepNext/>
        <w:jc w:val="center"/>
      </w:pPr>
      <w:r w:rsidRPr="004F6918">
        <w:rPr>
          <w:rFonts w:cstheme="minorHAnsi"/>
          <w:noProof/>
          <w:lang w:eastAsia="fr-FR"/>
        </w:rPr>
        <w:drawing>
          <wp:inline distT="0" distB="0" distL="0" distR="0" wp14:anchorId="57919887" wp14:editId="079563E4">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10" cstate="print"/>
                    <a:stretch>
                      <a:fillRect/>
                    </a:stretch>
                  </pic:blipFill>
                  <pic:spPr>
                    <a:xfrm>
                      <a:off x="0" y="0"/>
                      <a:ext cx="2440745" cy="1727785"/>
                    </a:xfrm>
                    <a:prstGeom prst="rect">
                      <a:avLst/>
                    </a:prstGeom>
                  </pic:spPr>
                </pic:pic>
              </a:graphicData>
            </a:graphic>
          </wp:inline>
        </w:drawing>
      </w:r>
    </w:p>
    <w:p w14:paraId="7F25284F" w14:textId="77777777" w:rsidR="00543513" w:rsidRPr="004F6918" w:rsidRDefault="003B5868" w:rsidP="00A1618F">
      <w:pPr>
        <w:pStyle w:val="Lgende"/>
        <w:jc w:val="center"/>
        <w:rPr>
          <w:rFonts w:cstheme="minorHAnsi"/>
          <w:color w:val="FF0000"/>
        </w:rPr>
      </w:pPr>
      <w:r>
        <w:t xml:space="preserve">Figure </w:t>
      </w:r>
      <w:fldSimple w:instr=" SEQ Figure \* ARABIC ">
        <w:r w:rsidR="007C6516">
          <w:rPr>
            <w:noProof/>
          </w:rPr>
          <w:t>1</w:t>
        </w:r>
      </w:fldSimple>
      <w:r>
        <w:t>: Schéma fonctionnement agile</w:t>
      </w:r>
    </w:p>
    <w:p w14:paraId="4F886A24" w14:textId="77777777" w:rsidR="00533510" w:rsidRPr="004F6918" w:rsidRDefault="00EB4AAF"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du concept</w:t>
      </w:r>
    </w:p>
    <w:p w14:paraId="3F5CC244" w14:textId="77777777" w:rsidR="00533510" w:rsidRPr="004F6918" w:rsidRDefault="003C1F88" w:rsidP="00A1618F">
      <w:pPr>
        <w:jc w:val="both"/>
        <w:rPr>
          <w:rFonts w:cstheme="minorHAnsi"/>
        </w:rPr>
      </w:pPr>
      <w:r w:rsidRPr="004F6918">
        <w:rPr>
          <w:rFonts w:cstheme="minorHAnsi"/>
        </w:rPr>
        <w:t>Dans le but de créer u</w:t>
      </w:r>
      <w:r w:rsidR="00443E2A" w:rsidRPr="004F6918">
        <w:rPr>
          <w:rFonts w:cstheme="minorHAnsi"/>
        </w:rPr>
        <w:t>n contenu de site pertinent et original</w:t>
      </w:r>
      <w:r w:rsidR="00533510" w:rsidRPr="004F6918">
        <w:rPr>
          <w:rFonts w:cstheme="minorHAnsi"/>
        </w:rPr>
        <w:t>, nous avons</w:t>
      </w:r>
      <w:r w:rsidR="00866073" w:rsidRPr="004F6918">
        <w:rPr>
          <w:rFonts w:cstheme="minorHAnsi"/>
        </w:rPr>
        <w:t xml:space="preserve"> </w:t>
      </w:r>
      <w:r w:rsidR="000B4DA5">
        <w:rPr>
          <w:rFonts w:cstheme="minorHAnsi"/>
        </w:rPr>
        <w:t>démarré par</w:t>
      </w:r>
      <w:r w:rsidR="00443E2A" w:rsidRPr="004F6918">
        <w:rPr>
          <w:rFonts w:cstheme="minorHAnsi"/>
        </w:rPr>
        <w:t xml:space="preserve"> un travail</w:t>
      </w:r>
      <w:r w:rsidR="00533510" w:rsidRPr="004F6918">
        <w:rPr>
          <w:rFonts w:cstheme="minorHAnsi"/>
        </w:rPr>
        <w:t xml:space="preserve"> de brainstormin</w:t>
      </w:r>
      <w:r w:rsidR="00443E2A" w:rsidRPr="004F6918">
        <w:rPr>
          <w:rFonts w:cstheme="minorHAnsi"/>
        </w:rPr>
        <w:t xml:space="preserve">g. </w:t>
      </w:r>
      <w:r w:rsidR="000B4DA5">
        <w:rPr>
          <w:rFonts w:cstheme="minorHAnsi"/>
        </w:rPr>
        <w:t>Nous</w:t>
      </w:r>
      <w:r w:rsidR="00533510" w:rsidRPr="004F6918">
        <w:rPr>
          <w:rFonts w:cstheme="minorHAnsi"/>
        </w:rPr>
        <w:t xml:space="preserve"> avons</w:t>
      </w:r>
      <w:r w:rsidR="00262D54" w:rsidRPr="004F6918">
        <w:rPr>
          <w:rFonts w:cstheme="minorHAnsi"/>
        </w:rPr>
        <w:t xml:space="preserve"> ensuite</w:t>
      </w:r>
      <w:r w:rsidR="00533510" w:rsidRPr="004F6918">
        <w:rPr>
          <w:rFonts w:cstheme="minorHAnsi"/>
        </w:rPr>
        <w:t xml:space="preserve"> pris le temps d</w:t>
      </w:r>
      <w:r w:rsidR="00262D54" w:rsidRPr="004F6918">
        <w:rPr>
          <w:rFonts w:cstheme="minorHAnsi"/>
        </w:rPr>
        <w:t>’échanger sur les</w:t>
      </w:r>
      <w:r w:rsidR="00533510" w:rsidRPr="004F6918">
        <w:rPr>
          <w:rFonts w:cstheme="minorHAnsi"/>
        </w:rPr>
        <w:t xml:space="preserve"> différentes propositions </w:t>
      </w:r>
      <w:r w:rsidR="00262D54" w:rsidRPr="004F6918">
        <w:rPr>
          <w:rFonts w:cstheme="minorHAnsi"/>
        </w:rPr>
        <w:t xml:space="preserve">formulées, </w:t>
      </w:r>
      <w:r w:rsidR="00533510" w:rsidRPr="004F6918">
        <w:rPr>
          <w:rFonts w:cstheme="minorHAnsi"/>
        </w:rPr>
        <w:t xml:space="preserve">jusqu'à ce qu’un </w:t>
      </w:r>
      <w:r w:rsidR="00A331D5" w:rsidRPr="004F6918">
        <w:rPr>
          <w:rFonts w:cstheme="minorHAnsi"/>
        </w:rPr>
        <w:t>consensus</w:t>
      </w:r>
      <w:r w:rsidR="00533510" w:rsidRPr="004F6918">
        <w:rPr>
          <w:rFonts w:cstheme="minorHAnsi"/>
        </w:rPr>
        <w:t xml:space="preserve"> se </w:t>
      </w:r>
      <w:r w:rsidR="00A331D5" w:rsidRPr="004F6918">
        <w:rPr>
          <w:rFonts w:cstheme="minorHAnsi"/>
        </w:rPr>
        <w:t>cristallise sur un</w:t>
      </w:r>
      <w:r w:rsidR="00533510" w:rsidRPr="004F6918">
        <w:rPr>
          <w:rFonts w:cstheme="minorHAnsi"/>
        </w:rPr>
        <w:t xml:space="preserve"> </w:t>
      </w:r>
      <w:r w:rsidR="004662E1" w:rsidRPr="004F6918">
        <w:rPr>
          <w:rFonts w:cstheme="minorHAnsi"/>
        </w:rPr>
        <w:t>thème</w:t>
      </w:r>
      <w:r w:rsidR="000B4DA5">
        <w:rPr>
          <w:rFonts w:cstheme="minorHAnsi"/>
        </w:rPr>
        <w:t xml:space="preserve"> précis</w:t>
      </w:r>
      <w:r w:rsidR="004662E1" w:rsidRPr="004F6918">
        <w:rPr>
          <w:rFonts w:cstheme="minorHAnsi"/>
        </w:rPr>
        <w:t>.</w:t>
      </w:r>
    </w:p>
    <w:p w14:paraId="649586B7" w14:textId="77777777" w:rsidR="003B5868" w:rsidRDefault="00B723B3" w:rsidP="00A1618F">
      <w:pPr>
        <w:keepNext/>
        <w:jc w:val="center"/>
      </w:pPr>
      <w:r w:rsidRPr="004F6918">
        <w:rPr>
          <w:rFonts w:cstheme="minorHAnsi"/>
          <w:noProof/>
          <w:color w:val="FF0000"/>
          <w:lang w:eastAsia="fr-FR"/>
        </w:rPr>
        <w:drawing>
          <wp:inline distT="0" distB="0" distL="0" distR="0" wp14:anchorId="0925C413" wp14:editId="08DFC0C2">
            <wp:extent cx="2238815" cy="1195930"/>
            <wp:effectExtent l="133350" t="114300" r="104775" b="137795"/>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1" cstate="print"/>
                    <a:stretch>
                      <a:fillRect/>
                    </a:stretch>
                  </pic:blipFill>
                  <pic:spPr>
                    <a:xfrm>
                      <a:off x="0" y="0"/>
                      <a:ext cx="2239131" cy="1196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5DF66B" w14:textId="77777777" w:rsidR="00543513" w:rsidRPr="004F6918" w:rsidRDefault="003B5868" w:rsidP="00A1618F">
      <w:pPr>
        <w:pStyle w:val="Lgende"/>
        <w:jc w:val="center"/>
        <w:rPr>
          <w:rFonts w:cstheme="minorHAnsi"/>
          <w:color w:val="FF0000"/>
        </w:rPr>
      </w:pPr>
      <w:r>
        <w:t xml:space="preserve">Figure </w:t>
      </w:r>
      <w:fldSimple w:instr=" SEQ Figure \* ARABIC ">
        <w:r w:rsidR="007C6516">
          <w:rPr>
            <w:noProof/>
          </w:rPr>
          <w:t>2</w:t>
        </w:r>
      </w:fldSimple>
      <w:r>
        <w:t>: Représentation Brainstorming</w:t>
      </w:r>
    </w:p>
    <w:p w14:paraId="4AC33BD7" w14:textId="77777777" w:rsidR="00C15198" w:rsidRPr="004F6918" w:rsidRDefault="00C15198" w:rsidP="00A1618F">
      <w:pPr>
        <w:pStyle w:val="Titre4"/>
        <w:jc w:val="both"/>
        <w:rPr>
          <w:rFonts w:asciiTheme="minorHAnsi" w:hAnsiTheme="minorHAnsi" w:cstheme="minorHAnsi"/>
          <w:u w:val="single"/>
        </w:rPr>
      </w:pPr>
      <w:r w:rsidRPr="004F6918">
        <w:rPr>
          <w:rFonts w:asciiTheme="minorHAnsi" w:hAnsiTheme="minorHAnsi" w:cstheme="minorHAnsi"/>
          <w:u w:val="single"/>
        </w:rPr>
        <w:t>Etude de la concurrence</w:t>
      </w:r>
    </w:p>
    <w:p w14:paraId="3EDB8032" w14:textId="77777777" w:rsidR="00A6101F" w:rsidRPr="004F6918" w:rsidRDefault="000B4DA5" w:rsidP="00A1618F">
      <w:pPr>
        <w:jc w:val="both"/>
        <w:rPr>
          <w:rFonts w:cstheme="minorHAnsi"/>
        </w:rPr>
      </w:pPr>
      <w:r>
        <w:rPr>
          <w:rFonts w:cstheme="minorHAnsi"/>
        </w:rPr>
        <w:t>Nous</w:t>
      </w:r>
      <w:r w:rsidR="00C15198" w:rsidRPr="004F6918">
        <w:rPr>
          <w:rFonts w:cstheme="minorHAnsi"/>
        </w:rPr>
        <w:t xml:space="preserve"> avons </w:t>
      </w:r>
      <w:r w:rsidR="00262D54" w:rsidRPr="004F6918">
        <w:rPr>
          <w:rFonts w:cstheme="minorHAnsi"/>
        </w:rPr>
        <w:t>réalisé</w:t>
      </w:r>
      <w:r w:rsidR="00C15198" w:rsidRPr="004F6918">
        <w:rPr>
          <w:rFonts w:cstheme="minorHAnsi"/>
        </w:rPr>
        <w:t xml:space="preserve"> une étude de la concurrence</w:t>
      </w:r>
      <w:r w:rsidR="00262D54" w:rsidRPr="004F6918">
        <w:rPr>
          <w:rFonts w:cstheme="minorHAnsi"/>
        </w:rPr>
        <w:t>,</w:t>
      </w:r>
      <w:r w:rsidR="00C15198" w:rsidRPr="004F6918">
        <w:rPr>
          <w:rFonts w:cstheme="minorHAnsi"/>
        </w:rPr>
        <w:t xml:space="preserve"> </w:t>
      </w:r>
      <w:r w:rsidR="00E444C1" w:rsidRPr="004F6918">
        <w:rPr>
          <w:rFonts w:cstheme="minorHAnsi"/>
        </w:rPr>
        <w:t>afin d’étudier l</w:t>
      </w:r>
      <w:r w:rsidR="00C15198" w:rsidRPr="004F6918">
        <w:rPr>
          <w:rFonts w:cstheme="minorHAnsi"/>
        </w:rPr>
        <w:t>es propositions déjà présente</w:t>
      </w:r>
      <w:r w:rsidR="00262D54" w:rsidRPr="004F6918">
        <w:rPr>
          <w:rFonts w:cstheme="minorHAnsi"/>
        </w:rPr>
        <w:t>s</w:t>
      </w:r>
      <w:r w:rsidR="00C15198" w:rsidRPr="004F6918">
        <w:rPr>
          <w:rFonts w:cstheme="minorHAnsi"/>
        </w:rPr>
        <w:t xml:space="preserve"> sur le marché</w:t>
      </w:r>
      <w:r w:rsidR="00AD5DE7" w:rsidRPr="004F6918">
        <w:rPr>
          <w:rFonts w:cstheme="minorHAnsi"/>
        </w:rPr>
        <w:t>, et proposer ainsi un</w:t>
      </w:r>
      <w:r w:rsidR="00582D87" w:rsidRPr="004F6918">
        <w:rPr>
          <w:rFonts w:cstheme="minorHAnsi"/>
        </w:rPr>
        <w:t xml:space="preserve">e solution </w:t>
      </w:r>
      <w:r w:rsidR="003A4075" w:rsidRPr="004F6918">
        <w:rPr>
          <w:rFonts w:cstheme="minorHAnsi"/>
        </w:rPr>
        <w:t>différent</w:t>
      </w:r>
      <w:r w:rsidR="00582D87" w:rsidRPr="004F6918">
        <w:rPr>
          <w:rFonts w:cstheme="minorHAnsi"/>
        </w:rPr>
        <w:t>e</w:t>
      </w:r>
      <w:r w:rsidR="00E444C1" w:rsidRPr="004F6918">
        <w:rPr>
          <w:rFonts w:cstheme="minorHAnsi"/>
        </w:rPr>
        <w:t xml:space="preserve"> et original</w:t>
      </w:r>
      <w:r w:rsidR="00AD5DE7" w:rsidRPr="004F6918">
        <w:rPr>
          <w:rFonts w:cstheme="minorHAnsi"/>
        </w:rPr>
        <w:t>.</w:t>
      </w:r>
    </w:p>
    <w:p w14:paraId="05D1D6E2" w14:textId="77777777"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des fonctionnalités</w:t>
      </w:r>
      <w:r w:rsidR="00866073" w:rsidRPr="004F6918">
        <w:rPr>
          <w:rFonts w:asciiTheme="minorHAnsi" w:hAnsiTheme="minorHAnsi" w:cstheme="minorHAnsi"/>
          <w:u w:val="single"/>
        </w:rPr>
        <w:t xml:space="preserve"> et priorisation</w:t>
      </w:r>
    </w:p>
    <w:p w14:paraId="5E2D51F9" w14:textId="2BC561D8" w:rsidR="00543513" w:rsidRPr="004F6918" w:rsidRDefault="000B4DA5" w:rsidP="00A1618F">
      <w:pPr>
        <w:spacing w:after="60"/>
        <w:jc w:val="both"/>
        <w:rPr>
          <w:rFonts w:cstheme="minorHAnsi"/>
        </w:rPr>
      </w:pPr>
      <w:r>
        <w:rPr>
          <w:rFonts w:cstheme="minorHAnsi"/>
        </w:rPr>
        <w:t>Cette</w:t>
      </w:r>
      <w:r w:rsidR="009E43DE" w:rsidRPr="004F6918">
        <w:rPr>
          <w:rFonts w:cstheme="minorHAnsi"/>
        </w:rPr>
        <w:t xml:space="preserve"> une étude comparative (</w:t>
      </w:r>
      <w:r w:rsidR="00C15198" w:rsidRPr="004F6918">
        <w:rPr>
          <w:rFonts w:cstheme="minorHAnsi"/>
        </w:rPr>
        <w:t>« benchmark »</w:t>
      </w:r>
      <w:r w:rsidR="009E43DE" w:rsidRPr="004F6918">
        <w:rPr>
          <w:rFonts w:cstheme="minorHAnsi"/>
        </w:rPr>
        <w:t>)</w:t>
      </w:r>
      <w:r w:rsidR="00582D87" w:rsidRPr="004F6918">
        <w:rPr>
          <w:rFonts w:cstheme="minorHAnsi"/>
        </w:rPr>
        <w:t xml:space="preserve"> achevée</w:t>
      </w:r>
      <w:r w:rsidR="00AD5DE7" w:rsidRPr="004F6918">
        <w:rPr>
          <w:rFonts w:cstheme="minorHAnsi"/>
        </w:rPr>
        <w:t>,</w:t>
      </w:r>
      <w:r w:rsidR="00EB4AAF" w:rsidRPr="004F6918">
        <w:rPr>
          <w:rFonts w:cstheme="minorHAnsi"/>
        </w:rPr>
        <w:t xml:space="preserve"> nous avons </w:t>
      </w:r>
      <w:r w:rsidR="009E43DE" w:rsidRPr="004F6918">
        <w:rPr>
          <w:rFonts w:cstheme="minorHAnsi"/>
        </w:rPr>
        <w:t>entamé</w:t>
      </w:r>
      <w:r w:rsidR="00EB4AAF" w:rsidRPr="004F6918">
        <w:rPr>
          <w:rFonts w:cstheme="minorHAnsi"/>
        </w:rPr>
        <w:t xml:space="preserve"> une </w:t>
      </w:r>
      <w:del w:id="10" w:author="Valérie Houdaille" w:date="2023-06-28T16:47:00Z">
        <w:r w:rsidR="009E43DE" w:rsidRPr="004F6918" w:rsidDel="00A5712F">
          <w:rPr>
            <w:rFonts w:cstheme="minorHAnsi"/>
          </w:rPr>
          <w:delText>deuxième</w:delText>
        </w:r>
        <w:r w:rsidR="00EB4AAF" w:rsidRPr="004F6918" w:rsidDel="00A5712F">
          <w:rPr>
            <w:rFonts w:cstheme="minorHAnsi"/>
          </w:rPr>
          <w:delText xml:space="preserve"> </w:delText>
        </w:r>
      </w:del>
      <w:ins w:id="11" w:author="Valérie Houdaille" w:date="2023-06-28T16:47:00Z">
        <w:r w:rsidR="00A5712F">
          <w:rPr>
            <w:rFonts w:cstheme="minorHAnsi"/>
          </w:rPr>
          <w:t>autre</w:t>
        </w:r>
        <w:r w:rsidR="00A5712F" w:rsidRPr="004F6918">
          <w:rPr>
            <w:rFonts w:cstheme="minorHAnsi"/>
          </w:rPr>
          <w:t xml:space="preserve"> </w:t>
        </w:r>
      </w:ins>
      <w:r w:rsidR="00EB4AAF" w:rsidRPr="004F6918">
        <w:rPr>
          <w:rFonts w:cstheme="minorHAnsi"/>
        </w:rPr>
        <w:t>phase de réflexion</w:t>
      </w:r>
      <w:r w:rsidR="00AD5DE7" w:rsidRPr="004F6918">
        <w:rPr>
          <w:rFonts w:cstheme="minorHAnsi"/>
        </w:rPr>
        <w:t xml:space="preserve">, </w:t>
      </w:r>
      <w:r w:rsidR="009E43DE" w:rsidRPr="004F6918">
        <w:rPr>
          <w:rFonts w:cstheme="minorHAnsi"/>
        </w:rPr>
        <w:t xml:space="preserve">visant à définir de manière détaillée </w:t>
      </w:r>
      <w:r w:rsidR="00EB4AAF" w:rsidRPr="004F6918">
        <w:rPr>
          <w:rFonts w:cstheme="minorHAnsi"/>
        </w:rPr>
        <w:t>les</w:t>
      </w:r>
      <w:r w:rsidR="00AD5DE7" w:rsidRPr="004F6918">
        <w:rPr>
          <w:rFonts w:cstheme="minorHAnsi"/>
        </w:rPr>
        <w:t xml:space="preserve"> différentes</w:t>
      </w:r>
      <w:r w:rsidR="00EB4AAF" w:rsidRPr="004F6918">
        <w:rPr>
          <w:rFonts w:cstheme="minorHAnsi"/>
        </w:rPr>
        <w:t xml:space="preserve"> fonctionnalités que nous souhaitions</w:t>
      </w:r>
      <w:r w:rsidR="00AD5DE7" w:rsidRPr="004F6918">
        <w:rPr>
          <w:rFonts w:cstheme="minorHAnsi"/>
        </w:rPr>
        <w:t xml:space="preserve"> proposer</w:t>
      </w:r>
      <w:r w:rsidR="00C15198" w:rsidRPr="004F6918">
        <w:rPr>
          <w:rFonts w:cstheme="minorHAnsi"/>
        </w:rPr>
        <w:t>.</w:t>
      </w:r>
    </w:p>
    <w:p w14:paraId="0BAEAE4D" w14:textId="77777777" w:rsidR="00BA09F7" w:rsidRPr="004F6918" w:rsidRDefault="009E43DE" w:rsidP="00A1618F">
      <w:pPr>
        <w:jc w:val="both"/>
        <w:rPr>
          <w:rFonts w:cstheme="minorHAnsi"/>
        </w:rPr>
      </w:pPr>
      <w:r w:rsidRPr="004F6918">
        <w:rPr>
          <w:rFonts w:cstheme="minorHAnsi"/>
        </w:rPr>
        <w:t>Afin de faciliter l’attribution des tâches et de rendre le travail plus mesurable</w:t>
      </w:r>
      <w:r w:rsidR="00EB4AAF" w:rsidRPr="004F6918">
        <w:rPr>
          <w:rFonts w:cstheme="minorHAnsi"/>
        </w:rPr>
        <w:t xml:space="preserve">, nous avons </w:t>
      </w:r>
      <w:r w:rsidRPr="004F6918">
        <w:rPr>
          <w:rFonts w:cstheme="minorHAnsi"/>
        </w:rPr>
        <w:t>décomposé</w:t>
      </w:r>
      <w:r w:rsidR="00EB4AAF" w:rsidRPr="004F6918">
        <w:rPr>
          <w:rFonts w:cstheme="minorHAnsi"/>
        </w:rPr>
        <w:t xml:space="preserve"> </w:t>
      </w:r>
      <w:r w:rsidR="00866073" w:rsidRPr="004F6918">
        <w:rPr>
          <w:rFonts w:cstheme="minorHAnsi"/>
        </w:rPr>
        <w:t>c</w:t>
      </w:r>
      <w:r w:rsidR="00EB4AAF" w:rsidRPr="004F6918">
        <w:rPr>
          <w:rFonts w:cstheme="minorHAnsi"/>
        </w:rPr>
        <w:t xml:space="preserve">es fonctionnalités en </w:t>
      </w:r>
      <w:r w:rsidRPr="004F6918">
        <w:rPr>
          <w:rFonts w:cstheme="minorHAnsi"/>
        </w:rPr>
        <w:t xml:space="preserve">différentes </w:t>
      </w:r>
      <w:r w:rsidR="00EB4AAF" w:rsidRPr="004F6918">
        <w:rPr>
          <w:rFonts w:cstheme="minorHAnsi"/>
        </w:rPr>
        <w:t>tâche</w:t>
      </w:r>
      <w:r w:rsidR="00AD5DE7" w:rsidRPr="004F6918">
        <w:rPr>
          <w:rFonts w:cstheme="minorHAnsi"/>
        </w:rPr>
        <w:t>s</w:t>
      </w:r>
      <w:r w:rsidRPr="004F6918">
        <w:rPr>
          <w:rFonts w:cstheme="minorHAnsi"/>
        </w:rPr>
        <w:t xml:space="preserve">, </w:t>
      </w:r>
      <w:r w:rsidR="00582D87" w:rsidRPr="004F6918">
        <w:rPr>
          <w:rFonts w:cstheme="minorHAnsi"/>
        </w:rPr>
        <w:t>que nous</w:t>
      </w:r>
      <w:r w:rsidRPr="004F6918">
        <w:rPr>
          <w:rFonts w:cstheme="minorHAnsi"/>
        </w:rPr>
        <w:t xml:space="preserve"> avons </w:t>
      </w:r>
      <w:r w:rsidR="00582D87" w:rsidRPr="004F6918">
        <w:rPr>
          <w:rFonts w:cstheme="minorHAnsi"/>
        </w:rPr>
        <w:t>formalisées</w:t>
      </w:r>
      <w:r w:rsidR="00671763" w:rsidRPr="004F6918">
        <w:rPr>
          <w:rFonts w:cstheme="minorHAnsi"/>
        </w:rPr>
        <w:t xml:space="preserve"> sur des post-</w:t>
      </w:r>
      <w:proofErr w:type="spellStart"/>
      <w:r w:rsidR="00671763" w:rsidRPr="004F6918">
        <w:rPr>
          <w:rFonts w:cstheme="minorHAnsi"/>
        </w:rPr>
        <w:t>its</w:t>
      </w:r>
      <w:proofErr w:type="spellEnd"/>
      <w:r w:rsidR="004662E1" w:rsidRPr="004F6918">
        <w:rPr>
          <w:rFonts w:cstheme="minorHAnsi"/>
        </w:rPr>
        <w:t> :</w:t>
      </w:r>
    </w:p>
    <w:p w14:paraId="47618894" w14:textId="77777777" w:rsidR="003B5868" w:rsidRDefault="00671763" w:rsidP="00A1618F">
      <w:pPr>
        <w:keepNext/>
        <w:jc w:val="center"/>
      </w:pPr>
      <w:r w:rsidRPr="004F6918">
        <w:rPr>
          <w:rFonts w:cstheme="minorHAnsi"/>
          <w:noProof/>
          <w:lang w:eastAsia="fr-FR"/>
        </w:rPr>
        <w:lastRenderedPageBreak/>
        <w:drawing>
          <wp:inline distT="0" distB="0" distL="0" distR="0" wp14:anchorId="0AF27A44" wp14:editId="1349477E">
            <wp:extent cx="3448050" cy="2586038"/>
            <wp:effectExtent l="95250" t="76200" r="95250" b="80962"/>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8520" cy="2586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C16FFC" w14:textId="77777777" w:rsidR="00671763" w:rsidRPr="004F6918" w:rsidRDefault="003B5868" w:rsidP="00A1618F">
      <w:pPr>
        <w:pStyle w:val="Lgende"/>
        <w:jc w:val="center"/>
        <w:rPr>
          <w:rFonts w:cstheme="minorHAnsi"/>
        </w:rPr>
      </w:pPr>
      <w:r>
        <w:t xml:space="preserve">Figure </w:t>
      </w:r>
      <w:fldSimple w:instr=" SEQ Figure \* ARABIC ">
        <w:r w:rsidR="007C6516">
          <w:rPr>
            <w:noProof/>
          </w:rPr>
          <w:t>3</w:t>
        </w:r>
      </w:fldSimple>
      <w:r>
        <w:t>: Répartition des Post-it</w:t>
      </w:r>
    </w:p>
    <w:p w14:paraId="2EF1BE56" w14:textId="77777777" w:rsidR="00EB4AAF" w:rsidRPr="004F6918" w:rsidRDefault="00671763" w:rsidP="00A1618F">
      <w:pPr>
        <w:spacing w:after="60" w:line="240" w:lineRule="auto"/>
        <w:jc w:val="both"/>
        <w:rPr>
          <w:rFonts w:cstheme="minorHAnsi"/>
        </w:rPr>
      </w:pPr>
      <w:r w:rsidRPr="004F6918">
        <w:rPr>
          <w:rFonts w:cstheme="minorHAnsi"/>
        </w:rPr>
        <w:t>Nous avons ensuite affecté un niveau de pri</w:t>
      </w:r>
      <w:r w:rsidR="00C15198" w:rsidRPr="004F6918">
        <w:rPr>
          <w:rFonts w:cstheme="minorHAnsi"/>
        </w:rPr>
        <w:t>orité</w:t>
      </w:r>
      <w:r w:rsidRPr="004F6918">
        <w:rPr>
          <w:rFonts w:cstheme="minorHAnsi"/>
        </w:rPr>
        <w:t xml:space="preserve"> à chaque </w:t>
      </w:r>
      <w:r w:rsidR="000B4DA5">
        <w:rPr>
          <w:rFonts w:cstheme="minorHAnsi"/>
        </w:rPr>
        <w:t>tâche</w:t>
      </w:r>
      <w:r w:rsidRPr="004F6918">
        <w:rPr>
          <w:rFonts w:cstheme="minorHAnsi"/>
        </w:rPr>
        <w:t> :</w:t>
      </w:r>
    </w:p>
    <w:p w14:paraId="0B1FAE08" w14:textId="77777777" w:rsidR="00C15198" w:rsidRPr="004F6918" w:rsidRDefault="00671763" w:rsidP="00A1618F">
      <w:pPr>
        <w:pStyle w:val="Paragraphedeliste"/>
        <w:numPr>
          <w:ilvl w:val="0"/>
          <w:numId w:val="3"/>
        </w:numPr>
        <w:spacing w:after="60" w:line="240" w:lineRule="auto"/>
        <w:ind w:left="1077" w:hanging="357"/>
        <w:jc w:val="both"/>
        <w:rPr>
          <w:rFonts w:cstheme="minorHAnsi"/>
        </w:rPr>
      </w:pPr>
      <w:r w:rsidRPr="004F6918">
        <w:rPr>
          <w:rFonts w:cstheme="minorHAnsi"/>
        </w:rPr>
        <w:t>niveau</w:t>
      </w:r>
      <w:r w:rsidR="00232923" w:rsidRPr="004F6918">
        <w:rPr>
          <w:rFonts w:cstheme="minorHAnsi"/>
        </w:rPr>
        <w:t xml:space="preserve"> 1 : essentiel</w:t>
      </w:r>
      <w:r w:rsidR="00AD5DE7" w:rsidRPr="004F6918">
        <w:rPr>
          <w:rFonts w:cstheme="minorHAnsi"/>
        </w:rPr>
        <w:t>le</w:t>
      </w:r>
      <w:r w:rsidR="000B4DA5">
        <w:rPr>
          <w:rFonts w:cstheme="minorHAnsi"/>
        </w:rPr>
        <w:t xml:space="preserve"> au projet,</w:t>
      </w:r>
    </w:p>
    <w:p w14:paraId="596412A4" w14:textId="77777777" w:rsidR="00232923"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2 : non essentiel</w:t>
      </w:r>
      <w:r w:rsidR="00AD5DE7" w:rsidRPr="004F6918">
        <w:rPr>
          <w:rFonts w:cstheme="minorHAnsi"/>
        </w:rPr>
        <w:t>le</w:t>
      </w:r>
      <w:r w:rsidR="000B4DA5">
        <w:rPr>
          <w:rFonts w:cstheme="minorHAnsi"/>
        </w:rPr>
        <w:t xml:space="preserve">, </w:t>
      </w:r>
      <w:r w:rsidR="00D67D2E">
        <w:rPr>
          <w:rFonts w:cstheme="minorHAnsi"/>
        </w:rPr>
        <w:t>à mettre en œuvre selon le délai restant,</w:t>
      </w:r>
    </w:p>
    <w:p w14:paraId="6F2BFE15" w14:textId="77777777" w:rsidR="00BA09F7"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3 : </w:t>
      </w:r>
      <w:r w:rsidR="00D67D2E">
        <w:rPr>
          <w:rFonts w:cstheme="minorHAnsi"/>
        </w:rPr>
        <w:t>envisagée pour de futures</w:t>
      </w:r>
      <w:r w:rsidR="00BA09F7" w:rsidRPr="004F6918">
        <w:rPr>
          <w:rFonts w:cstheme="minorHAnsi"/>
        </w:rPr>
        <w:t xml:space="preserve"> évolutions </w:t>
      </w:r>
      <w:r w:rsidR="00D67D2E">
        <w:rPr>
          <w:rFonts w:cstheme="minorHAnsi"/>
        </w:rPr>
        <w:t>du site</w:t>
      </w:r>
      <w:r w:rsidRPr="004F6918">
        <w:rPr>
          <w:rFonts w:cstheme="minorHAnsi"/>
        </w:rPr>
        <w:t>.</w:t>
      </w:r>
    </w:p>
    <w:p w14:paraId="05BF6A09" w14:textId="77777777" w:rsidR="00866073" w:rsidRPr="004F6918" w:rsidRDefault="00A1618F" w:rsidP="00A1618F">
      <w:pPr>
        <w:spacing w:after="60" w:line="240" w:lineRule="auto"/>
        <w:jc w:val="both"/>
        <w:rPr>
          <w:rFonts w:cstheme="minorHAnsi"/>
        </w:rPr>
      </w:pPr>
      <w:r>
        <w:rPr>
          <w:noProof/>
          <w:lang w:eastAsia="fr-FR"/>
        </w:rPr>
        <w:drawing>
          <wp:anchor distT="0" distB="0" distL="114300" distR="114300" simplePos="0" relativeHeight="251666432" behindDoc="1" locked="0" layoutInCell="1" allowOverlap="1" wp14:anchorId="7D485681" wp14:editId="7D476768">
            <wp:simplePos x="0" y="0"/>
            <wp:positionH relativeFrom="page">
              <wp:posOffset>666750</wp:posOffset>
            </wp:positionH>
            <wp:positionV relativeFrom="paragraph">
              <wp:posOffset>569595</wp:posOffset>
            </wp:positionV>
            <wp:extent cx="5895340" cy="1136650"/>
            <wp:effectExtent l="171450" t="133350" r="353060" b="31115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5340" cy="113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0000">
        <w:rPr>
          <w:noProof/>
        </w:rPr>
        <w:pict w14:anchorId="32B59957">
          <v:shape id="_x0000_s1031" type="#_x0000_t202" style="position:absolute;left:0;text-align:left;margin-left:-4.35pt;margin-top:148.45pt;width:514.6pt;height:.05pt;z-index:251668480;mso-position-horizontal-relative:text;mso-position-vertical-relative:text" stroked="f">
            <v:textbox style="mso-next-textbox:#_x0000_s1031;mso-fit-shape-to-text:t" inset="0,0,0,0">
              <w:txbxContent>
                <w:p w14:paraId="5DE58D84" w14:textId="77777777" w:rsidR="003B5868" w:rsidRPr="00506E70" w:rsidRDefault="003B5868" w:rsidP="003B5868">
                  <w:pPr>
                    <w:pStyle w:val="Lgende"/>
                    <w:jc w:val="center"/>
                    <w:rPr>
                      <w:rFonts w:cstheme="minorHAnsi"/>
                      <w:noProof/>
                    </w:rPr>
                  </w:pPr>
                  <w:r>
                    <w:t xml:space="preserve">Figure </w:t>
                  </w:r>
                  <w:fldSimple w:instr=" SEQ Figure \* ARABIC ">
                    <w:r w:rsidR="007C6516">
                      <w:rPr>
                        <w:noProof/>
                      </w:rPr>
                      <w:t>4</w:t>
                    </w:r>
                  </w:fldSimple>
                  <w:r>
                    <w:t>:Présentation Trello</w:t>
                  </w:r>
                </w:p>
              </w:txbxContent>
            </v:textbox>
            <w10:wrap type="square"/>
          </v:shape>
        </w:pict>
      </w:r>
      <w:r w:rsidR="00671763" w:rsidRPr="004F6918">
        <w:rPr>
          <w:rFonts w:cstheme="minorHAnsi"/>
        </w:rPr>
        <w:t>Ces post-</w:t>
      </w:r>
      <w:proofErr w:type="spellStart"/>
      <w:r w:rsidR="00671763" w:rsidRPr="004F6918">
        <w:rPr>
          <w:rFonts w:cstheme="minorHAnsi"/>
        </w:rPr>
        <w:t>its</w:t>
      </w:r>
      <w:proofErr w:type="spellEnd"/>
      <w:r w:rsidR="00671763" w:rsidRPr="004F6918">
        <w:rPr>
          <w:rFonts w:cstheme="minorHAnsi"/>
        </w:rPr>
        <w:t xml:space="preserve"> </w:t>
      </w:r>
      <w:r w:rsidR="00866073" w:rsidRPr="004F6918">
        <w:rPr>
          <w:rFonts w:cstheme="minorHAnsi"/>
        </w:rPr>
        <w:t xml:space="preserve">ont ensuite été </w:t>
      </w:r>
      <w:r w:rsidR="00671763" w:rsidRPr="004F6918">
        <w:rPr>
          <w:rFonts w:cstheme="minorHAnsi"/>
        </w:rPr>
        <w:t>reportés</w:t>
      </w:r>
      <w:r w:rsidR="00866073" w:rsidRPr="004F6918">
        <w:rPr>
          <w:rFonts w:cstheme="minorHAnsi"/>
        </w:rPr>
        <w:t xml:space="preserve"> dans l’outil de gestion de projet en ligne Trello, </w:t>
      </w:r>
      <w:r w:rsidR="009E43DE" w:rsidRPr="004F6918">
        <w:rPr>
          <w:rFonts w:cstheme="minorHAnsi"/>
        </w:rPr>
        <w:t xml:space="preserve">classés selon leur niveau de </w:t>
      </w:r>
      <w:r w:rsidR="00671763" w:rsidRPr="004F6918">
        <w:rPr>
          <w:rFonts w:cstheme="minorHAnsi"/>
        </w:rPr>
        <w:t>priorit</w:t>
      </w:r>
      <w:r w:rsidR="009E43DE" w:rsidRPr="004F6918">
        <w:rPr>
          <w:rFonts w:cstheme="minorHAnsi"/>
        </w:rPr>
        <w:t>é</w:t>
      </w:r>
      <w:r w:rsidR="00671763" w:rsidRPr="004F6918">
        <w:rPr>
          <w:rFonts w:cstheme="minorHAnsi"/>
        </w:rPr>
        <w:t>.</w:t>
      </w:r>
    </w:p>
    <w:p w14:paraId="1B539F3B" w14:textId="77777777"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Planification</w:t>
      </w:r>
      <w:r w:rsidR="009E43DE" w:rsidRPr="004F6918">
        <w:rPr>
          <w:rFonts w:asciiTheme="minorHAnsi" w:hAnsiTheme="minorHAnsi" w:cstheme="minorHAnsi"/>
          <w:u w:val="single"/>
        </w:rPr>
        <w:t xml:space="preserve"> et répartition des tâches</w:t>
      </w:r>
    </w:p>
    <w:p w14:paraId="72106A9B" w14:textId="77777777" w:rsidR="00A74A01" w:rsidRPr="004F6918" w:rsidRDefault="00A74A01" w:rsidP="00A1618F">
      <w:pPr>
        <w:spacing w:after="0"/>
        <w:jc w:val="both"/>
        <w:rPr>
          <w:rFonts w:cstheme="minorHAnsi"/>
        </w:rPr>
      </w:pPr>
      <w:r w:rsidRPr="004F6918">
        <w:rPr>
          <w:rFonts w:cstheme="minorHAnsi"/>
        </w:rPr>
        <w:t>Nous avons réalisé un rétroplanning</w:t>
      </w:r>
      <w:r w:rsidR="00582D87" w:rsidRPr="004F6918">
        <w:rPr>
          <w:rFonts w:cstheme="minorHAnsi"/>
        </w:rPr>
        <w:t>,</w:t>
      </w:r>
      <w:r w:rsidRPr="004F6918">
        <w:rPr>
          <w:rFonts w:cstheme="minorHAnsi"/>
        </w:rPr>
        <w:t xml:space="preserve"> tenant compte de nos temps de travail en entreprise et en cours, </w:t>
      </w:r>
      <w:r w:rsidR="00D67D2E">
        <w:rPr>
          <w:rFonts w:cstheme="minorHAnsi"/>
        </w:rPr>
        <w:t xml:space="preserve">de la complexité des différentes étapes, </w:t>
      </w:r>
      <w:r w:rsidRPr="004F6918">
        <w:rPr>
          <w:rFonts w:cstheme="minorHAnsi"/>
        </w:rPr>
        <w:t>mais aussi de la dépendance de certaines tâches par rapport à d’autres (par exemple : la conception de la base de données, pour pouvoir démarrer le traitement du code backend du site).</w:t>
      </w:r>
    </w:p>
    <w:p w14:paraId="7AD6A3C8" w14:textId="77777777" w:rsidR="009E43DE" w:rsidRPr="004F6918" w:rsidRDefault="00A74A01" w:rsidP="00A1618F">
      <w:pPr>
        <w:spacing w:afterLines="60" w:after="144"/>
        <w:jc w:val="both"/>
        <w:rPr>
          <w:rFonts w:cstheme="minorHAnsi"/>
        </w:rPr>
      </w:pPr>
      <w:r w:rsidRPr="004F6918">
        <w:rPr>
          <w:rFonts w:cstheme="minorHAnsi"/>
        </w:rPr>
        <w:t>Puis, e</w:t>
      </w:r>
      <w:r w:rsidR="009E43DE" w:rsidRPr="004F6918">
        <w:rPr>
          <w:rFonts w:cstheme="minorHAnsi"/>
        </w:rPr>
        <w:t xml:space="preserve">n fonction des compétences et de l’intérêt de chaque membre du groupe, nous avons </w:t>
      </w:r>
      <w:r w:rsidRPr="004F6918">
        <w:rPr>
          <w:rFonts w:cstheme="minorHAnsi"/>
        </w:rPr>
        <w:t>attribué ces tâches</w:t>
      </w:r>
      <w:r w:rsidR="009E43DE" w:rsidRPr="004F6918">
        <w:rPr>
          <w:rFonts w:cstheme="minorHAnsi"/>
        </w:rPr>
        <w:t>, veillant à éviter les surcharges de travail et limiter les éventuels blocages.</w:t>
      </w:r>
    </w:p>
    <w:p w14:paraId="17562A04" w14:textId="77777777" w:rsidR="001C7003" w:rsidRDefault="00CE4E16" w:rsidP="00A1618F">
      <w:pPr>
        <w:keepNext/>
        <w:spacing w:afterLines="60" w:after="144"/>
        <w:jc w:val="center"/>
      </w:pPr>
      <w:r w:rsidRPr="004F6918">
        <w:rPr>
          <w:rFonts w:cstheme="minorHAnsi"/>
          <w:noProof/>
          <w:lang w:eastAsia="fr-FR"/>
        </w:rPr>
        <w:lastRenderedPageBreak/>
        <w:drawing>
          <wp:inline distT="0" distB="0" distL="0" distR="0" wp14:anchorId="7BC8627D" wp14:editId="517744FA">
            <wp:extent cx="5375910" cy="2066149"/>
            <wp:effectExtent l="152400" t="152400" r="339090" b="33464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73996" cy="2065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6A6C1" w14:textId="77777777" w:rsidR="00CE4E16" w:rsidRPr="004F6918" w:rsidRDefault="001C7003" w:rsidP="00A1618F">
      <w:pPr>
        <w:pStyle w:val="Lgende"/>
        <w:spacing w:after="144"/>
        <w:jc w:val="center"/>
        <w:rPr>
          <w:rFonts w:cstheme="minorHAnsi"/>
        </w:rPr>
      </w:pPr>
      <w:r>
        <w:t xml:space="preserve">Figure </w:t>
      </w:r>
      <w:fldSimple w:instr=" SEQ Figure \* ARABIC ">
        <w:r w:rsidR="007C6516">
          <w:rPr>
            <w:noProof/>
          </w:rPr>
          <w:t>5</w:t>
        </w:r>
      </w:fldSimple>
      <w:r>
        <w:t xml:space="preserve">: </w:t>
      </w:r>
      <w:r w:rsidR="00A1618F">
        <w:t>Représentation</w:t>
      </w:r>
      <w:r>
        <w:t xml:space="preserve"> du planning de Gantt</w:t>
      </w:r>
    </w:p>
    <w:p w14:paraId="31882902" w14:textId="77777777" w:rsidR="005E6942" w:rsidRPr="004F6918" w:rsidRDefault="00226171" w:rsidP="00A1618F">
      <w:pPr>
        <w:pStyle w:val="Titre4"/>
        <w:jc w:val="both"/>
        <w:rPr>
          <w:rFonts w:asciiTheme="minorHAnsi" w:hAnsiTheme="minorHAnsi" w:cstheme="minorHAnsi"/>
          <w:u w:val="single"/>
        </w:rPr>
      </w:pPr>
      <w:r w:rsidRPr="004F6918">
        <w:rPr>
          <w:rFonts w:asciiTheme="minorHAnsi" w:hAnsiTheme="minorHAnsi" w:cstheme="minorHAnsi"/>
          <w:u w:val="single"/>
        </w:rPr>
        <w:t>Points intermédiaires</w:t>
      </w:r>
    </w:p>
    <w:p w14:paraId="4F9A04F9" w14:textId="77777777" w:rsidR="0048628E" w:rsidRPr="004F6918" w:rsidRDefault="00A74A01" w:rsidP="00A1618F">
      <w:pPr>
        <w:spacing w:after="0"/>
        <w:jc w:val="both"/>
        <w:rPr>
          <w:rFonts w:cstheme="minorHAnsi"/>
        </w:rPr>
      </w:pPr>
      <w:r w:rsidRPr="004F6918">
        <w:rPr>
          <w:rFonts w:cstheme="minorHAnsi"/>
        </w:rPr>
        <w:t xml:space="preserve">Pendant les semaines de cours, nous en avons profité </w:t>
      </w:r>
      <w:r w:rsidR="00226171" w:rsidRPr="004F6918">
        <w:rPr>
          <w:rFonts w:cstheme="minorHAnsi"/>
        </w:rPr>
        <w:t>pour</w:t>
      </w:r>
      <w:r w:rsidR="0002212E" w:rsidRPr="004F6918">
        <w:rPr>
          <w:rFonts w:cstheme="minorHAnsi"/>
        </w:rPr>
        <w:t xml:space="preserve"> faire le point</w:t>
      </w:r>
      <w:r w:rsidRPr="004F6918">
        <w:rPr>
          <w:rFonts w:cstheme="minorHAnsi"/>
        </w:rPr>
        <w:t xml:space="preserve"> </w:t>
      </w:r>
      <w:r w:rsidR="0002212E" w:rsidRPr="004F6918">
        <w:rPr>
          <w:rFonts w:cstheme="minorHAnsi"/>
        </w:rPr>
        <w:t>sur les difficultés rencontrées</w:t>
      </w:r>
      <w:r w:rsidR="00226171" w:rsidRPr="004F6918">
        <w:rPr>
          <w:rFonts w:cstheme="minorHAnsi"/>
        </w:rPr>
        <w:t xml:space="preserve">, l’état d’avancement du projet </w:t>
      </w:r>
      <w:r w:rsidR="0002212E" w:rsidRPr="004F6918">
        <w:rPr>
          <w:rFonts w:cstheme="minorHAnsi"/>
        </w:rPr>
        <w:t xml:space="preserve">et </w:t>
      </w:r>
      <w:r w:rsidR="00226171" w:rsidRPr="004F6918">
        <w:rPr>
          <w:rFonts w:cstheme="minorHAnsi"/>
        </w:rPr>
        <w:t xml:space="preserve">le </w:t>
      </w:r>
      <w:r w:rsidR="0002212E" w:rsidRPr="004F6918">
        <w:rPr>
          <w:rFonts w:cstheme="minorHAnsi"/>
        </w:rPr>
        <w:t>réajuste</w:t>
      </w:r>
      <w:r w:rsidR="00226171" w:rsidRPr="004F6918">
        <w:rPr>
          <w:rFonts w:cstheme="minorHAnsi"/>
        </w:rPr>
        <w:t>ment des</w:t>
      </w:r>
      <w:r w:rsidR="0002212E" w:rsidRPr="004F6918">
        <w:rPr>
          <w:rFonts w:cstheme="minorHAnsi"/>
        </w:rPr>
        <w:t xml:space="preserve"> </w:t>
      </w:r>
      <w:r w:rsidR="001B53D3" w:rsidRPr="004F6918">
        <w:rPr>
          <w:rFonts w:cstheme="minorHAnsi"/>
        </w:rPr>
        <w:t>priorités</w:t>
      </w:r>
      <w:r w:rsidR="00226171" w:rsidRPr="004F6918">
        <w:rPr>
          <w:rFonts w:cstheme="minorHAnsi"/>
        </w:rPr>
        <w:t>, si nécessaire.</w:t>
      </w:r>
    </w:p>
    <w:p w14:paraId="62BD96BA" w14:textId="77777777" w:rsidR="00A6101F" w:rsidRPr="004F6918" w:rsidRDefault="00A74A01" w:rsidP="00A1618F">
      <w:pPr>
        <w:spacing w:afterLines="60" w:after="144"/>
        <w:jc w:val="both"/>
        <w:rPr>
          <w:rFonts w:cstheme="minorHAnsi"/>
        </w:rPr>
      </w:pPr>
      <w:r w:rsidRPr="004F6918">
        <w:rPr>
          <w:rFonts w:cstheme="minorHAnsi"/>
        </w:rPr>
        <w:t>En dehors de ces moments en présentiel, nous</w:t>
      </w:r>
      <w:r w:rsidR="00226171" w:rsidRPr="004F6918">
        <w:rPr>
          <w:rFonts w:cstheme="minorHAnsi"/>
        </w:rPr>
        <w:t xml:space="preserve"> </w:t>
      </w:r>
      <w:r w:rsidR="00582D87" w:rsidRPr="004F6918">
        <w:rPr>
          <w:rFonts w:cstheme="minorHAnsi"/>
        </w:rPr>
        <w:t>avons continué à communiquer,</w:t>
      </w:r>
      <w:r w:rsidR="00226171" w:rsidRPr="004F6918">
        <w:rPr>
          <w:rFonts w:cstheme="minorHAnsi"/>
        </w:rPr>
        <w:t xml:space="preserve"> via le groupe de discussion </w:t>
      </w:r>
      <w:r w:rsidR="00582D87" w:rsidRPr="004F6918">
        <w:rPr>
          <w:rFonts w:cstheme="minorHAnsi"/>
        </w:rPr>
        <w:t>c</w:t>
      </w:r>
      <w:r w:rsidR="00226171" w:rsidRPr="004F6918">
        <w:rPr>
          <w:rFonts w:cstheme="minorHAnsi"/>
        </w:rPr>
        <w:t>réé</w:t>
      </w:r>
      <w:r w:rsidR="00582D87" w:rsidRPr="004F6918">
        <w:rPr>
          <w:rFonts w:cstheme="minorHAnsi"/>
        </w:rPr>
        <w:t xml:space="preserve"> sur Discord</w:t>
      </w:r>
      <w:del w:id="12" w:author="Valérie Houdaille" w:date="2023-06-28T16:51:00Z">
        <w:r w:rsidR="00582D87" w:rsidRPr="004F6918" w:rsidDel="00A5712F">
          <w:rPr>
            <w:rFonts w:cstheme="minorHAnsi"/>
          </w:rPr>
          <w:delText>,</w:delText>
        </w:r>
      </w:del>
      <w:r w:rsidR="00582D87" w:rsidRPr="004F6918">
        <w:rPr>
          <w:rFonts w:cstheme="minorHAnsi"/>
        </w:rPr>
        <w:t xml:space="preserve"> pour le projet</w:t>
      </w:r>
      <w:r w:rsidR="00226171" w:rsidRPr="004F6918">
        <w:rPr>
          <w:rFonts w:cstheme="minorHAnsi"/>
        </w:rPr>
        <w:t>.</w:t>
      </w:r>
    </w:p>
    <w:p w14:paraId="1E4C4858" w14:textId="77777777" w:rsidR="001B53D3" w:rsidRPr="004F6918" w:rsidRDefault="00494F2F" w:rsidP="00A1618F">
      <w:pPr>
        <w:pStyle w:val="Titre2"/>
        <w:numPr>
          <w:ilvl w:val="0"/>
          <w:numId w:val="6"/>
        </w:numPr>
        <w:jc w:val="both"/>
        <w:rPr>
          <w:rFonts w:asciiTheme="minorHAnsi" w:hAnsiTheme="minorHAnsi" w:cstheme="minorHAnsi"/>
          <w:u w:val="single"/>
        </w:rPr>
      </w:pPr>
      <w:bookmarkStart w:id="13" w:name="_Toc138855842"/>
      <w:r w:rsidRPr="004F6918">
        <w:rPr>
          <w:rFonts w:asciiTheme="minorHAnsi" w:hAnsiTheme="minorHAnsi" w:cstheme="minorHAnsi"/>
          <w:u w:val="single"/>
        </w:rPr>
        <w:t>Outils de développement</w:t>
      </w:r>
      <w:bookmarkEnd w:id="13"/>
    </w:p>
    <w:p w14:paraId="6F802B96" w14:textId="77777777" w:rsidR="00603BA1" w:rsidRPr="004F6918" w:rsidRDefault="00494F2F" w:rsidP="00A1618F">
      <w:pPr>
        <w:pStyle w:val="NormalWeb"/>
        <w:spacing w:before="12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Afin de faciliter les échange</w:t>
      </w:r>
      <w:r w:rsidR="00E022A8" w:rsidRPr="004F6918">
        <w:rPr>
          <w:rFonts w:asciiTheme="minorHAnsi" w:hAnsiTheme="minorHAnsi" w:cstheme="minorHAnsi"/>
          <w:sz w:val="22"/>
          <w:szCs w:val="22"/>
        </w:rPr>
        <w:t>s</w:t>
      </w:r>
      <w:r w:rsidRPr="004F6918">
        <w:rPr>
          <w:rFonts w:asciiTheme="minorHAnsi" w:hAnsiTheme="minorHAnsi" w:cstheme="minorHAnsi"/>
          <w:sz w:val="22"/>
          <w:szCs w:val="22"/>
        </w:rPr>
        <w:t xml:space="preserve"> et d’assurer un meilleur suivi du développement, nous avons choisi de v</w:t>
      </w:r>
      <w:r w:rsidR="00603BA1" w:rsidRPr="004F6918">
        <w:rPr>
          <w:rFonts w:asciiTheme="minorHAnsi" w:hAnsiTheme="minorHAnsi" w:cstheme="minorHAnsi"/>
          <w:sz w:val="22"/>
          <w:szCs w:val="22"/>
        </w:rPr>
        <w:t xml:space="preserve">ersionner </w:t>
      </w:r>
      <w:r w:rsidRPr="004F6918">
        <w:rPr>
          <w:rFonts w:asciiTheme="minorHAnsi" w:hAnsiTheme="minorHAnsi" w:cstheme="minorHAnsi"/>
          <w:sz w:val="22"/>
          <w:szCs w:val="22"/>
        </w:rPr>
        <w:t>le code vi</w:t>
      </w:r>
      <w:r w:rsidR="00603BA1" w:rsidRPr="004F6918">
        <w:rPr>
          <w:rFonts w:asciiTheme="minorHAnsi" w:hAnsiTheme="minorHAnsi" w:cstheme="minorHAnsi"/>
          <w:sz w:val="22"/>
          <w:szCs w:val="22"/>
        </w:rPr>
        <w:t xml:space="preserve">a un </w:t>
      </w:r>
      <w:r w:rsidR="00582D87" w:rsidRPr="004F6918">
        <w:rPr>
          <w:rFonts w:asciiTheme="minorHAnsi" w:hAnsiTheme="minorHAnsi" w:cstheme="minorHAnsi"/>
          <w:sz w:val="22"/>
          <w:szCs w:val="22"/>
        </w:rPr>
        <w:t xml:space="preserve">dépôt distant </w:t>
      </w:r>
      <w:r w:rsidR="00603BA1" w:rsidRPr="004F6918">
        <w:rPr>
          <w:rFonts w:asciiTheme="minorHAnsi" w:hAnsiTheme="minorHAnsi" w:cstheme="minorHAnsi"/>
          <w:sz w:val="22"/>
          <w:szCs w:val="22"/>
        </w:rPr>
        <w:t>git</w:t>
      </w:r>
      <w:r w:rsidR="00F11667" w:rsidRPr="004F6918">
        <w:rPr>
          <w:rFonts w:asciiTheme="minorHAnsi" w:hAnsiTheme="minorHAnsi" w:cstheme="minorHAnsi"/>
          <w:sz w:val="22"/>
          <w:szCs w:val="22"/>
        </w:rPr>
        <w:t xml:space="preserve">, à savoir </w:t>
      </w:r>
      <w:r w:rsidR="00603BA1" w:rsidRPr="004F6918">
        <w:rPr>
          <w:rFonts w:asciiTheme="minorHAnsi" w:hAnsiTheme="minorHAnsi" w:cstheme="minorHAnsi"/>
          <w:sz w:val="22"/>
          <w:szCs w:val="22"/>
        </w:rPr>
        <w:t xml:space="preserve">GitHub. L’interaction </w:t>
      </w:r>
      <w:r w:rsidR="00F11667" w:rsidRPr="004F6918">
        <w:rPr>
          <w:rFonts w:asciiTheme="minorHAnsi" w:hAnsiTheme="minorHAnsi" w:cstheme="minorHAnsi"/>
          <w:sz w:val="22"/>
          <w:szCs w:val="22"/>
        </w:rPr>
        <w:t>sur ce dépôt GitHub</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s</w:t>
      </w:r>
      <w:r w:rsidR="00603BA1" w:rsidRPr="004F6918">
        <w:rPr>
          <w:rFonts w:asciiTheme="minorHAnsi" w:hAnsiTheme="minorHAnsi" w:cstheme="minorHAnsi"/>
          <w:sz w:val="22"/>
          <w:szCs w:val="22"/>
        </w:rPr>
        <w:t>’est fait</w:t>
      </w:r>
      <w:r w:rsidR="00A6101F" w:rsidRPr="004F6918">
        <w:rPr>
          <w:rFonts w:asciiTheme="minorHAnsi" w:hAnsiTheme="minorHAnsi" w:cstheme="minorHAnsi"/>
          <w:sz w:val="22"/>
          <w:szCs w:val="22"/>
        </w:rPr>
        <w:t>e</w:t>
      </w:r>
      <w:r w:rsidR="00603BA1" w:rsidRPr="004F6918">
        <w:rPr>
          <w:rFonts w:asciiTheme="minorHAnsi" w:hAnsiTheme="minorHAnsi" w:cstheme="minorHAnsi"/>
          <w:sz w:val="22"/>
          <w:szCs w:val="22"/>
        </w:rPr>
        <w:t xml:space="preserve"> selon les préférences de chacun,</w:t>
      </w:r>
      <w:r w:rsidR="00F11667" w:rsidRPr="004F6918">
        <w:rPr>
          <w:rFonts w:asciiTheme="minorHAnsi" w:hAnsiTheme="minorHAnsi" w:cstheme="minorHAnsi"/>
          <w:sz w:val="22"/>
          <w:szCs w:val="22"/>
        </w:rPr>
        <w:t xml:space="preserve"> que ce soit à l’aide d’</w:t>
      </w:r>
      <w:r w:rsidR="00603BA1" w:rsidRPr="004F6918">
        <w:rPr>
          <w:rFonts w:asciiTheme="minorHAnsi" w:hAnsiTheme="minorHAnsi" w:cstheme="minorHAnsi"/>
          <w:sz w:val="22"/>
          <w:szCs w:val="22"/>
        </w:rPr>
        <w:t>outils</w:t>
      </w:r>
      <w:r w:rsidR="00F11667" w:rsidRPr="004F6918">
        <w:rPr>
          <w:rFonts w:asciiTheme="minorHAnsi" w:hAnsiTheme="minorHAnsi" w:cstheme="minorHAnsi"/>
          <w:sz w:val="22"/>
          <w:szCs w:val="22"/>
        </w:rPr>
        <w:t xml:space="preserve"> comme</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Visual</w:t>
      </w:r>
      <w:r w:rsidR="00603BA1" w:rsidRPr="004F6918">
        <w:rPr>
          <w:rFonts w:asciiTheme="minorHAnsi" w:hAnsiTheme="minorHAnsi" w:cstheme="minorHAnsi"/>
          <w:sz w:val="22"/>
          <w:szCs w:val="22"/>
        </w:rPr>
        <w:t xml:space="preserve"> code, </w:t>
      </w:r>
      <w:r w:rsidR="00F11667" w:rsidRPr="004F6918">
        <w:rPr>
          <w:rFonts w:asciiTheme="minorHAnsi" w:hAnsiTheme="minorHAnsi" w:cstheme="minorHAnsi"/>
          <w:sz w:val="22"/>
          <w:szCs w:val="22"/>
        </w:rPr>
        <w:t>Git desktop</w:t>
      </w:r>
      <w:r w:rsidR="00603BA1" w:rsidRPr="004F6918">
        <w:rPr>
          <w:rFonts w:asciiTheme="minorHAnsi" w:hAnsiTheme="minorHAnsi" w:cstheme="minorHAnsi"/>
          <w:sz w:val="22"/>
          <w:szCs w:val="22"/>
        </w:rPr>
        <w:t xml:space="preserve"> ou encore en ligne de commande</w:t>
      </w:r>
      <w:r w:rsidR="00326217" w:rsidRPr="004F6918">
        <w:rPr>
          <w:rFonts w:asciiTheme="minorHAnsi" w:hAnsiTheme="minorHAnsi" w:cstheme="minorHAnsi"/>
          <w:sz w:val="22"/>
          <w:szCs w:val="22"/>
        </w:rPr>
        <w:t>.</w:t>
      </w:r>
    </w:p>
    <w:p w14:paraId="23150E9B" w14:textId="77777777" w:rsidR="00494F2F" w:rsidRPr="004F6918" w:rsidRDefault="00494F2F" w:rsidP="00A1618F">
      <w:pPr>
        <w:pStyle w:val="NormalWeb"/>
        <w:spacing w:before="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 xml:space="preserve">Nous avons </w:t>
      </w:r>
      <w:r w:rsidR="00F11667" w:rsidRPr="004F6918">
        <w:rPr>
          <w:rFonts w:asciiTheme="minorHAnsi" w:hAnsiTheme="minorHAnsi" w:cstheme="minorHAnsi"/>
          <w:sz w:val="22"/>
          <w:szCs w:val="22"/>
        </w:rPr>
        <w:t>opté pour l’utilisation de l’éditeur de code</w:t>
      </w:r>
      <w:r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w:t>
      </w:r>
      <w:r w:rsidRPr="004F6918">
        <w:rPr>
          <w:rFonts w:asciiTheme="minorHAnsi" w:hAnsiTheme="minorHAnsi" w:cstheme="minorHAnsi"/>
          <w:sz w:val="22"/>
          <w:szCs w:val="22"/>
        </w:rPr>
        <w:t xml:space="preserve">isual Studio Code </w:t>
      </w:r>
      <w:r w:rsidR="00F11667" w:rsidRPr="004F6918">
        <w:rPr>
          <w:rFonts w:asciiTheme="minorHAnsi" w:hAnsiTheme="minorHAnsi" w:cstheme="minorHAnsi"/>
          <w:sz w:val="22"/>
          <w:szCs w:val="22"/>
        </w:rPr>
        <w:t>en raison de</w:t>
      </w:r>
      <w:r w:rsidRPr="004F6918">
        <w:rPr>
          <w:rFonts w:asciiTheme="minorHAnsi" w:hAnsiTheme="minorHAnsi" w:cstheme="minorHAnsi"/>
          <w:sz w:val="22"/>
          <w:szCs w:val="22"/>
        </w:rPr>
        <w:t xml:space="preserve"> son accessibilité</w:t>
      </w:r>
      <w:r w:rsidR="00F11667" w:rsidRPr="004F6918">
        <w:rPr>
          <w:rFonts w:asciiTheme="minorHAnsi" w:hAnsiTheme="minorHAnsi" w:cstheme="minorHAnsi"/>
          <w:sz w:val="22"/>
          <w:szCs w:val="22"/>
        </w:rPr>
        <w:t>, de sa</w:t>
      </w:r>
      <w:r w:rsidRPr="004F6918">
        <w:rPr>
          <w:rFonts w:asciiTheme="minorHAnsi" w:hAnsiTheme="minorHAnsi" w:cstheme="minorHAnsi"/>
          <w:sz w:val="22"/>
          <w:szCs w:val="22"/>
        </w:rPr>
        <w:t xml:space="preserve"> documentation fourni</w:t>
      </w:r>
      <w:r w:rsidR="00F11667" w:rsidRPr="004F6918">
        <w:rPr>
          <w:rFonts w:asciiTheme="minorHAnsi" w:hAnsiTheme="minorHAnsi" w:cstheme="minorHAnsi"/>
          <w:sz w:val="22"/>
          <w:szCs w:val="22"/>
        </w:rPr>
        <w:t>e, et parce que cet outil, que nous connaissons déjà, nous semble performant et répondre à nos attentes.</w:t>
      </w:r>
    </w:p>
    <w:p w14:paraId="79DE268C" w14:textId="77777777" w:rsidR="00BB16E5" w:rsidRPr="004F6918" w:rsidRDefault="00E022A8" w:rsidP="00A1618F">
      <w:pPr>
        <w:spacing w:after="0"/>
        <w:jc w:val="both"/>
        <w:rPr>
          <w:rFonts w:cstheme="minorHAnsi"/>
        </w:rPr>
      </w:pPr>
      <w:r w:rsidRPr="004F6918">
        <w:rPr>
          <w:rFonts w:cstheme="minorHAnsi"/>
        </w:rPr>
        <w:t xml:space="preserve">Concernant l’application mobile, nous avons choisi </w:t>
      </w:r>
      <w:r w:rsidR="00F11667" w:rsidRPr="004F6918">
        <w:rPr>
          <w:rFonts w:cstheme="minorHAnsi"/>
        </w:rPr>
        <w:t>l’</w:t>
      </w:r>
      <w:r w:rsidRPr="004F6918">
        <w:rPr>
          <w:rFonts w:cstheme="minorHAnsi"/>
        </w:rPr>
        <w:t>environnement de travail Android Studio</w:t>
      </w:r>
      <w:r w:rsidR="00D67D2E">
        <w:rPr>
          <w:rFonts w:cstheme="minorHAnsi"/>
        </w:rPr>
        <w:t xml:space="preserve"> que n</w:t>
      </w:r>
      <w:r w:rsidR="00BB16E5" w:rsidRPr="004F6918">
        <w:rPr>
          <w:rFonts w:cstheme="minorHAnsi"/>
        </w:rPr>
        <w:t xml:space="preserve">ous avons découvert </w:t>
      </w:r>
      <w:r w:rsidR="00F11667" w:rsidRPr="004F6918">
        <w:rPr>
          <w:rFonts w:cstheme="minorHAnsi"/>
        </w:rPr>
        <w:t>lors de notre formation sur le développement mobile</w:t>
      </w:r>
      <w:r w:rsidRPr="004F6918">
        <w:rPr>
          <w:rFonts w:cstheme="minorHAnsi"/>
        </w:rPr>
        <w:t xml:space="preserve">. L’émulation d’appareil numérique </w:t>
      </w:r>
      <w:r w:rsidR="00BB16E5" w:rsidRPr="004F6918">
        <w:rPr>
          <w:rFonts w:cstheme="minorHAnsi"/>
        </w:rPr>
        <w:t xml:space="preserve">qu’il propose est particulièrement </w:t>
      </w:r>
      <w:r w:rsidR="00D67D2E">
        <w:rPr>
          <w:rFonts w:cstheme="minorHAnsi"/>
        </w:rPr>
        <w:t>intéressante</w:t>
      </w:r>
      <w:r w:rsidR="00BB16E5" w:rsidRPr="004F6918">
        <w:rPr>
          <w:rFonts w:cstheme="minorHAnsi"/>
        </w:rPr>
        <w:t xml:space="preserve"> lors de la phase de développement, car il permet de tester directement le code.</w:t>
      </w:r>
    </w:p>
    <w:p w14:paraId="5A79CBAF" w14:textId="77777777" w:rsidR="001C7003" w:rsidRDefault="00BB16E5" w:rsidP="00A1618F">
      <w:pPr>
        <w:jc w:val="both"/>
        <w:rPr>
          <w:rFonts w:eastAsiaTheme="majorEastAsia" w:cstheme="minorHAnsi"/>
          <w:b/>
          <w:bCs/>
          <w:color w:val="365F91" w:themeColor="accent1" w:themeShade="BF"/>
          <w:sz w:val="32"/>
          <w:szCs w:val="32"/>
          <w:u w:val="single"/>
        </w:rPr>
      </w:pPr>
      <w:r w:rsidRPr="004F6918">
        <w:rPr>
          <w:rFonts w:cstheme="minorHAnsi"/>
        </w:rPr>
        <w:t xml:space="preserve">De plus, nous avons développé notre </w:t>
      </w:r>
      <w:r w:rsidR="00913A9D" w:rsidRPr="004F6918">
        <w:rPr>
          <w:rFonts w:cstheme="minorHAnsi"/>
        </w:rPr>
        <w:t>application</w:t>
      </w:r>
      <w:r w:rsidRPr="004F6918">
        <w:rPr>
          <w:rFonts w:cstheme="minorHAnsi"/>
        </w:rPr>
        <w:t xml:space="preserve"> mobile à l’aide du Framework</w:t>
      </w:r>
      <w:r w:rsidR="00913A9D" w:rsidRPr="004F6918">
        <w:rPr>
          <w:rFonts w:cstheme="minorHAnsi"/>
        </w:rPr>
        <w:t xml:space="preserve"> Flutter</w:t>
      </w:r>
      <w:r w:rsidRPr="004F6918">
        <w:rPr>
          <w:rFonts w:cstheme="minorHAnsi"/>
        </w:rPr>
        <w:t>,</w:t>
      </w:r>
      <w:r w:rsidR="00913A9D" w:rsidRPr="004F6918">
        <w:rPr>
          <w:rFonts w:cstheme="minorHAnsi"/>
        </w:rPr>
        <w:t xml:space="preserve"> qui </w:t>
      </w:r>
      <w:r w:rsidRPr="004F6918">
        <w:rPr>
          <w:rFonts w:cstheme="minorHAnsi"/>
        </w:rPr>
        <w:t>est basé sur</w:t>
      </w:r>
      <w:r w:rsidR="00913A9D" w:rsidRPr="004F6918">
        <w:rPr>
          <w:rFonts w:cstheme="minorHAnsi"/>
        </w:rPr>
        <w:t xml:space="preserve"> le langage Dart</w:t>
      </w:r>
      <w:r w:rsidRPr="004F6918">
        <w:rPr>
          <w:rFonts w:cstheme="minorHAnsi"/>
        </w:rPr>
        <w:t xml:space="preserve"> </w:t>
      </w:r>
      <w:r w:rsidR="00913A9D" w:rsidRPr="004F6918">
        <w:rPr>
          <w:rFonts w:cstheme="minorHAnsi"/>
        </w:rPr>
        <w:t>et permet de créer des applications fluides</w:t>
      </w:r>
      <w:r w:rsidRPr="004F6918">
        <w:rPr>
          <w:rFonts w:cstheme="minorHAnsi"/>
        </w:rPr>
        <w:t xml:space="preserve">, </w:t>
      </w:r>
      <w:r w:rsidR="00913A9D" w:rsidRPr="004F6918">
        <w:rPr>
          <w:rFonts w:cstheme="minorHAnsi"/>
        </w:rPr>
        <w:t>personnalisées</w:t>
      </w:r>
      <w:r w:rsidRPr="004F6918">
        <w:rPr>
          <w:rFonts w:cstheme="minorHAnsi"/>
        </w:rPr>
        <w:t>,</w:t>
      </w:r>
      <w:r w:rsidR="00913A9D" w:rsidRPr="004F6918">
        <w:rPr>
          <w:rFonts w:cstheme="minorHAnsi"/>
        </w:rPr>
        <w:t xml:space="preserve"> </w:t>
      </w:r>
      <w:r w:rsidRPr="004F6918">
        <w:rPr>
          <w:rFonts w:cstheme="minorHAnsi"/>
        </w:rPr>
        <w:t>et compatibles avec différentes plateformes.</w:t>
      </w:r>
      <w:r w:rsidR="001C7003">
        <w:rPr>
          <w:rFonts w:cstheme="minorHAnsi"/>
          <w:sz w:val="32"/>
          <w:szCs w:val="32"/>
          <w:u w:val="single"/>
        </w:rPr>
        <w:br w:type="page"/>
      </w:r>
    </w:p>
    <w:p w14:paraId="0D87D81C" w14:textId="77777777" w:rsidR="00BA290E" w:rsidRPr="004F6918" w:rsidRDefault="00BA290E" w:rsidP="00A1618F">
      <w:pPr>
        <w:pStyle w:val="Titre1"/>
        <w:numPr>
          <w:ilvl w:val="0"/>
          <w:numId w:val="5"/>
        </w:numPr>
        <w:spacing w:before="240" w:afterLines="60" w:after="144"/>
        <w:jc w:val="both"/>
        <w:rPr>
          <w:rFonts w:asciiTheme="minorHAnsi" w:hAnsiTheme="minorHAnsi" w:cstheme="minorHAnsi"/>
          <w:sz w:val="32"/>
          <w:szCs w:val="32"/>
          <w:u w:val="single"/>
        </w:rPr>
      </w:pPr>
      <w:bookmarkStart w:id="14" w:name="_Toc138855843"/>
      <w:r w:rsidRPr="004F6918">
        <w:rPr>
          <w:rFonts w:asciiTheme="minorHAnsi" w:hAnsiTheme="minorHAnsi" w:cstheme="minorHAnsi"/>
          <w:sz w:val="32"/>
          <w:szCs w:val="32"/>
          <w:u w:val="single"/>
        </w:rPr>
        <w:lastRenderedPageBreak/>
        <w:t>Le site web</w:t>
      </w:r>
      <w:bookmarkEnd w:id="14"/>
    </w:p>
    <w:p w14:paraId="2F7A745A" w14:textId="77777777" w:rsidR="00E1493B" w:rsidRPr="004F6918" w:rsidRDefault="00BA290E" w:rsidP="00A1618F">
      <w:pPr>
        <w:pStyle w:val="Titre2"/>
        <w:numPr>
          <w:ilvl w:val="0"/>
          <w:numId w:val="7"/>
        </w:numPr>
        <w:spacing w:before="240" w:afterLines="60" w:after="144"/>
        <w:jc w:val="both"/>
        <w:rPr>
          <w:rFonts w:asciiTheme="minorHAnsi" w:hAnsiTheme="minorHAnsi" w:cstheme="minorHAnsi"/>
        </w:rPr>
      </w:pPr>
      <w:bookmarkStart w:id="15" w:name="_Toc138855844"/>
      <w:r w:rsidRPr="004F6918">
        <w:rPr>
          <w:rFonts w:asciiTheme="minorHAnsi" w:hAnsiTheme="minorHAnsi" w:cstheme="minorHAnsi"/>
          <w:u w:val="single"/>
        </w:rPr>
        <w:t>Présentation</w:t>
      </w:r>
      <w:bookmarkEnd w:id="15"/>
    </w:p>
    <w:p w14:paraId="07CE73CB" w14:textId="77777777" w:rsidR="00E1493B" w:rsidRPr="004F6918" w:rsidRDefault="003A4075" w:rsidP="00A1618F">
      <w:pPr>
        <w:spacing w:afterLines="60" w:after="144"/>
        <w:jc w:val="both"/>
        <w:rPr>
          <w:rFonts w:cstheme="minorHAnsi"/>
        </w:rPr>
      </w:pPr>
      <w:r w:rsidRPr="004F6918">
        <w:rPr>
          <w:rFonts w:cstheme="minorHAnsi"/>
        </w:rPr>
        <w:t xml:space="preserve">Nous avons </w:t>
      </w:r>
      <w:r w:rsidR="00A6101F" w:rsidRPr="004F6918">
        <w:rPr>
          <w:rFonts w:cstheme="minorHAnsi"/>
        </w:rPr>
        <w:t>cré</w:t>
      </w:r>
      <w:r w:rsidR="00D67D2E">
        <w:rPr>
          <w:rFonts w:cstheme="minorHAnsi"/>
        </w:rPr>
        <w:t>é</w:t>
      </w:r>
      <w:r w:rsidRPr="004F6918">
        <w:rPr>
          <w:rFonts w:cstheme="minorHAnsi"/>
        </w:rPr>
        <w:t xml:space="preserve"> un site communautaire sur les recettes de pâtisserie du monde entier</w:t>
      </w:r>
      <w:r w:rsidR="00E1493B" w:rsidRPr="004F6918">
        <w:rPr>
          <w:rFonts w:cstheme="minorHAnsi"/>
        </w:rPr>
        <w:t xml:space="preserve">, </w:t>
      </w:r>
      <w:r w:rsidR="00A6101F" w:rsidRPr="004F6918">
        <w:rPr>
          <w:rFonts w:cstheme="minorHAnsi"/>
        </w:rPr>
        <w:t>que nous avons nommé</w:t>
      </w:r>
      <w:r w:rsidR="00E1493B" w:rsidRPr="004F6918">
        <w:rPr>
          <w:rFonts w:cstheme="minorHAnsi"/>
        </w:rPr>
        <w:t xml:space="preserve"> Les Voyageurs Gourmands.</w:t>
      </w:r>
    </w:p>
    <w:p w14:paraId="163CF715" w14:textId="77777777" w:rsidR="001C7003" w:rsidRDefault="006132E0" w:rsidP="00A1618F">
      <w:pPr>
        <w:keepNext/>
        <w:spacing w:afterLines="60" w:after="144"/>
        <w:jc w:val="center"/>
      </w:pPr>
      <w:r w:rsidRPr="004F6918">
        <w:rPr>
          <w:rFonts w:cstheme="minorHAnsi"/>
          <w:b/>
          <w:bCs/>
          <w:i/>
          <w:iCs/>
          <w:noProof/>
          <w:color w:val="002060"/>
          <w:sz w:val="60"/>
          <w:szCs w:val="60"/>
          <w:lang w:eastAsia="fr-FR"/>
        </w:rPr>
        <w:drawing>
          <wp:inline distT="0" distB="0" distL="0" distR="0" wp14:anchorId="679E167D" wp14:editId="36D1BA4A">
            <wp:extent cx="2794033" cy="792000"/>
            <wp:effectExtent l="133350" t="114300" r="120650" b="141605"/>
            <wp:docPr id="1" name="Image 1" descr="Une image contenant texte, diagramme, Graphiqu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Graphique, carte&#10;&#10;Description générée automatiquement"/>
                    <pic:cNvPicPr/>
                  </pic:nvPicPr>
                  <pic:blipFill>
                    <a:blip r:embed="rId15" cstate="print"/>
                    <a:stretch>
                      <a:fillRect/>
                    </a:stretch>
                  </pic:blipFill>
                  <pic:spPr>
                    <a:xfrm>
                      <a:off x="0" y="0"/>
                      <a:ext cx="2794033" cy="7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FAD48" w14:textId="77777777" w:rsidR="006132E0" w:rsidRPr="004F6918" w:rsidRDefault="001C7003" w:rsidP="00A1618F">
      <w:pPr>
        <w:pStyle w:val="Lgende"/>
        <w:spacing w:after="144"/>
        <w:jc w:val="center"/>
        <w:rPr>
          <w:rFonts w:cstheme="minorHAnsi"/>
        </w:rPr>
      </w:pPr>
      <w:r>
        <w:t xml:space="preserve">Figure </w:t>
      </w:r>
      <w:fldSimple w:instr=" SEQ Figure \* ARABIC ">
        <w:r w:rsidR="007C6516">
          <w:rPr>
            <w:noProof/>
          </w:rPr>
          <w:t>6</w:t>
        </w:r>
      </w:fldSimple>
      <w:r>
        <w:t>: Logo du site "Les voyageurs gourmands"</w:t>
      </w:r>
    </w:p>
    <w:p w14:paraId="0F077608" w14:textId="77777777" w:rsidR="003A4075" w:rsidRPr="004F6918" w:rsidRDefault="00D67D2E" w:rsidP="00A1618F">
      <w:pPr>
        <w:spacing w:after="60"/>
        <w:jc w:val="both"/>
        <w:rPr>
          <w:rFonts w:cstheme="minorHAnsi"/>
        </w:rPr>
      </w:pPr>
      <w:r>
        <w:rPr>
          <w:rFonts w:cstheme="minorHAnsi"/>
        </w:rPr>
        <w:t>Le concept</w:t>
      </w:r>
      <w:r w:rsidR="00A6101F" w:rsidRPr="004F6918">
        <w:rPr>
          <w:rFonts w:cstheme="minorHAnsi"/>
        </w:rPr>
        <w:t xml:space="preserve"> de ce site</w:t>
      </w:r>
      <w:r w:rsidR="00E1493B" w:rsidRPr="004F6918">
        <w:rPr>
          <w:rFonts w:cstheme="minorHAnsi"/>
        </w:rPr>
        <w:t xml:space="preserve"> est de permettre aux utilisateurs de </w:t>
      </w:r>
      <w:r w:rsidR="00A6101F" w:rsidRPr="004F6918">
        <w:rPr>
          <w:rFonts w:cstheme="minorHAnsi"/>
        </w:rPr>
        <w:t xml:space="preserve">partager </w:t>
      </w:r>
      <w:r w:rsidR="00E1493B" w:rsidRPr="004F6918">
        <w:rPr>
          <w:rFonts w:cstheme="minorHAnsi"/>
        </w:rPr>
        <w:t xml:space="preserve">leurs </w:t>
      </w:r>
      <w:r w:rsidR="00A6101F" w:rsidRPr="004F6918">
        <w:rPr>
          <w:rFonts w:cstheme="minorHAnsi"/>
        </w:rPr>
        <w:t xml:space="preserve">propres </w:t>
      </w:r>
      <w:r w:rsidR="00E1493B" w:rsidRPr="004F6918">
        <w:rPr>
          <w:rFonts w:cstheme="minorHAnsi"/>
        </w:rPr>
        <w:t>recettes, en créant un compte utilisateur.</w:t>
      </w:r>
      <w:r>
        <w:rPr>
          <w:rFonts w:cstheme="minorHAnsi"/>
        </w:rPr>
        <w:t xml:space="preserve"> </w:t>
      </w:r>
      <w:r w:rsidR="00E1493B" w:rsidRPr="004F6918">
        <w:rPr>
          <w:rFonts w:cstheme="minorHAnsi"/>
        </w:rPr>
        <w:t xml:space="preserve">L’utilisateur </w:t>
      </w:r>
      <w:r w:rsidR="00A6101F" w:rsidRPr="004F6918">
        <w:rPr>
          <w:rFonts w:cstheme="minorHAnsi"/>
        </w:rPr>
        <w:t>a également la possibilité de</w:t>
      </w:r>
      <w:r w:rsidR="00E1493B" w:rsidRPr="004F6918">
        <w:rPr>
          <w:rFonts w:cstheme="minorHAnsi"/>
        </w:rPr>
        <w:t xml:space="preserve"> noter les recettes</w:t>
      </w:r>
      <w:r w:rsidR="003A4075" w:rsidRPr="004F6918">
        <w:rPr>
          <w:rFonts w:cstheme="minorHAnsi"/>
        </w:rPr>
        <w:t xml:space="preserve">, afin </w:t>
      </w:r>
      <w:r w:rsidR="00A6101F" w:rsidRPr="004F6918">
        <w:rPr>
          <w:rFonts w:cstheme="minorHAnsi"/>
        </w:rPr>
        <w:t>d’aider</w:t>
      </w:r>
      <w:r w:rsidR="003A4075" w:rsidRPr="004F6918">
        <w:rPr>
          <w:rFonts w:cstheme="minorHAnsi"/>
        </w:rPr>
        <w:t xml:space="preserve"> les visiteurs</w:t>
      </w:r>
      <w:r w:rsidR="00A6101F" w:rsidRPr="004F6918">
        <w:rPr>
          <w:rFonts w:cstheme="minorHAnsi"/>
        </w:rPr>
        <w:t xml:space="preserve"> à faire leur choix,</w:t>
      </w:r>
      <w:r w:rsidR="003A4075" w:rsidRPr="004F6918">
        <w:rPr>
          <w:rFonts w:cstheme="minorHAnsi"/>
        </w:rPr>
        <w:t xml:space="preserve"> lors de la sélection d’une recette.</w:t>
      </w:r>
    </w:p>
    <w:p w14:paraId="2C47C056" w14:textId="77777777" w:rsidR="00A21EB6" w:rsidRPr="004F6918" w:rsidRDefault="00A21EB6" w:rsidP="00A1618F">
      <w:pPr>
        <w:spacing w:after="0"/>
        <w:jc w:val="both"/>
        <w:rPr>
          <w:rFonts w:cstheme="minorHAnsi"/>
        </w:rPr>
      </w:pPr>
      <w:r w:rsidRPr="004F6918">
        <w:rPr>
          <w:rFonts w:cstheme="minorHAnsi"/>
        </w:rPr>
        <w:t>Le site s’organise autour de plusieurs fonctionnalités</w:t>
      </w:r>
      <w:r w:rsidR="003A4075" w:rsidRPr="004F6918">
        <w:rPr>
          <w:rFonts w:cstheme="minorHAnsi"/>
        </w:rPr>
        <w:t> :</w:t>
      </w:r>
    </w:p>
    <w:p w14:paraId="57AA7C42" w14:textId="64E4EEF2" w:rsidR="003A4075" w:rsidRPr="004F6918" w:rsidRDefault="003A4075" w:rsidP="00A1618F">
      <w:pPr>
        <w:pStyle w:val="Paragraphedeliste"/>
        <w:numPr>
          <w:ilvl w:val="0"/>
          <w:numId w:val="1"/>
        </w:numPr>
        <w:spacing w:afterLines="60" w:after="144"/>
        <w:jc w:val="both"/>
        <w:rPr>
          <w:rFonts w:cstheme="minorHAnsi"/>
        </w:rPr>
      </w:pPr>
      <w:proofErr w:type="gramStart"/>
      <w:r w:rsidRPr="004F6918">
        <w:rPr>
          <w:rFonts w:cstheme="minorHAnsi"/>
        </w:rPr>
        <w:t>la</w:t>
      </w:r>
      <w:proofErr w:type="gramEnd"/>
      <w:r w:rsidRPr="004F6918">
        <w:rPr>
          <w:rFonts w:cstheme="minorHAnsi"/>
        </w:rPr>
        <w:t xml:space="preserve"> consultation des recettes de pâtisserie</w:t>
      </w:r>
      <w:ins w:id="16" w:author="Valérie Houdaille" w:date="2023-06-28T16:52:00Z">
        <w:r w:rsidR="00A5712F">
          <w:rPr>
            <w:rFonts w:cstheme="minorHAnsi"/>
          </w:rPr>
          <w:t>,</w:t>
        </w:r>
      </w:ins>
      <w:r w:rsidRPr="004F6918">
        <w:rPr>
          <w:rFonts w:cstheme="minorHAnsi"/>
        </w:rPr>
        <w:t xml:space="preserve"> </w:t>
      </w:r>
      <w:r w:rsidR="00A6101F" w:rsidRPr="004F6918">
        <w:rPr>
          <w:rFonts w:cstheme="minorHAnsi"/>
        </w:rPr>
        <w:t xml:space="preserve">classées </w:t>
      </w:r>
      <w:r w:rsidRPr="004F6918">
        <w:rPr>
          <w:rFonts w:cstheme="minorHAnsi"/>
        </w:rPr>
        <w:t>par continent,</w:t>
      </w:r>
    </w:p>
    <w:p w14:paraId="426DC1B9" w14:textId="77777777" w:rsidR="0008357F" w:rsidRPr="004F6918" w:rsidRDefault="0008357F" w:rsidP="00A1618F">
      <w:pPr>
        <w:pStyle w:val="Paragraphedeliste"/>
        <w:numPr>
          <w:ilvl w:val="0"/>
          <w:numId w:val="1"/>
        </w:numPr>
        <w:spacing w:afterLines="60" w:after="144"/>
        <w:jc w:val="both"/>
        <w:rPr>
          <w:rFonts w:cstheme="minorHAnsi"/>
        </w:rPr>
      </w:pPr>
      <w:r w:rsidRPr="004F6918">
        <w:rPr>
          <w:rFonts w:cstheme="minorHAnsi"/>
        </w:rPr>
        <w:t>le téléchargement d’une recette au format PDF,</w:t>
      </w:r>
    </w:p>
    <w:p w14:paraId="07ADB692" w14:textId="77777777" w:rsidR="0008357F" w:rsidRPr="004F6918" w:rsidRDefault="0008357F" w:rsidP="00A1618F">
      <w:pPr>
        <w:pStyle w:val="Paragraphedeliste"/>
        <w:numPr>
          <w:ilvl w:val="0"/>
          <w:numId w:val="1"/>
        </w:numPr>
        <w:spacing w:afterLines="60" w:after="144"/>
        <w:jc w:val="both"/>
        <w:rPr>
          <w:rFonts w:cstheme="minorHAnsi"/>
        </w:rPr>
      </w:pPr>
      <w:r w:rsidRPr="004F6918">
        <w:rPr>
          <w:rFonts w:cstheme="minorHAnsi"/>
        </w:rPr>
        <w:t xml:space="preserve">l’envoi d’une recette par </w:t>
      </w:r>
      <w:r w:rsidR="00E1493B" w:rsidRPr="004F6918">
        <w:rPr>
          <w:rFonts w:cstheme="minorHAnsi"/>
        </w:rPr>
        <w:t>e</w:t>
      </w:r>
      <w:r w:rsidRPr="004F6918">
        <w:rPr>
          <w:rFonts w:cstheme="minorHAnsi"/>
        </w:rPr>
        <w:t>mail,</w:t>
      </w:r>
    </w:p>
    <w:p w14:paraId="2E41A2C8" w14:textId="77777777" w:rsidR="0008357F" w:rsidRPr="004F6918" w:rsidRDefault="003A4075" w:rsidP="00A1618F">
      <w:pPr>
        <w:pStyle w:val="Paragraphedeliste"/>
        <w:numPr>
          <w:ilvl w:val="0"/>
          <w:numId w:val="1"/>
        </w:numPr>
        <w:spacing w:afterLines="60" w:after="144"/>
        <w:jc w:val="both"/>
        <w:rPr>
          <w:rFonts w:cstheme="minorHAnsi"/>
        </w:rPr>
      </w:pPr>
      <w:r w:rsidRPr="004F6918">
        <w:rPr>
          <w:rFonts w:cstheme="minorHAnsi"/>
        </w:rPr>
        <w:t>un compte utilisateur (création de compte et login),</w:t>
      </w:r>
      <w:r w:rsidR="0008357F" w:rsidRPr="004F6918">
        <w:rPr>
          <w:rFonts w:cstheme="minorHAnsi"/>
        </w:rPr>
        <w:t xml:space="preserve"> permettant de gérer ses informations, publier une recette et noter une recette,</w:t>
      </w:r>
    </w:p>
    <w:p w14:paraId="270E9EC9" w14:textId="77777777" w:rsidR="00A6101F" w:rsidRPr="004F6918" w:rsidRDefault="0008357F" w:rsidP="00A1618F">
      <w:pPr>
        <w:pStyle w:val="Paragraphedeliste"/>
        <w:numPr>
          <w:ilvl w:val="0"/>
          <w:numId w:val="1"/>
        </w:numPr>
        <w:spacing w:afterLines="60" w:after="144"/>
        <w:jc w:val="both"/>
        <w:rPr>
          <w:rFonts w:cstheme="minorHAnsi"/>
        </w:rPr>
      </w:pPr>
      <w:r w:rsidRPr="004F6918">
        <w:rPr>
          <w:rFonts w:cstheme="minorHAnsi"/>
        </w:rPr>
        <w:t>un compte administrateur, pour la gestion des accès utilisateurs et des recettes publiées</w:t>
      </w:r>
      <w:r w:rsidR="00A6101F" w:rsidRPr="004F6918">
        <w:rPr>
          <w:rFonts w:cstheme="minorHAnsi"/>
        </w:rPr>
        <w:t>. En effet, l’administrateur valide les recettes avant leur diffusion sur le site ou les refuse. Il peut aussi désactiver le compte d’un utilisateur qui publierait du contenu inapproprié : le compte de l’utilisateur n’est pas supprimé</w:t>
      </w:r>
      <w:r w:rsidR="00DC07B4" w:rsidRPr="004F6918">
        <w:rPr>
          <w:rFonts w:cstheme="minorHAnsi"/>
        </w:rPr>
        <w:t>,</w:t>
      </w:r>
      <w:r w:rsidR="00A6101F" w:rsidRPr="004F6918">
        <w:rPr>
          <w:rFonts w:cstheme="minorHAnsi"/>
        </w:rPr>
        <w:t xml:space="preserve"> </w:t>
      </w:r>
      <w:r w:rsidR="00DC07B4" w:rsidRPr="004F6918">
        <w:rPr>
          <w:rFonts w:cstheme="minorHAnsi"/>
        </w:rPr>
        <w:t>pour l</w:t>
      </w:r>
      <w:r w:rsidR="00A6101F" w:rsidRPr="004F6918">
        <w:rPr>
          <w:rFonts w:cstheme="minorHAnsi"/>
        </w:rPr>
        <w:t>’empêcher de créer un nouveau compte avec le même email.</w:t>
      </w:r>
    </w:p>
    <w:p w14:paraId="76EE4D79" w14:textId="77777777" w:rsidR="00BB16E5" w:rsidRPr="004F6918" w:rsidRDefault="00BB16E5" w:rsidP="00A1618F">
      <w:pPr>
        <w:pStyle w:val="Paragraphedeliste"/>
        <w:spacing w:afterLines="60" w:after="144"/>
        <w:jc w:val="both"/>
        <w:rPr>
          <w:rFonts w:cstheme="minorHAnsi"/>
        </w:rPr>
      </w:pPr>
    </w:p>
    <w:p w14:paraId="2F1F0D99" w14:textId="77777777" w:rsidR="00EC0288" w:rsidRPr="004F6918" w:rsidRDefault="00E1493B" w:rsidP="00A1618F">
      <w:pPr>
        <w:pStyle w:val="Titre2"/>
        <w:numPr>
          <w:ilvl w:val="0"/>
          <w:numId w:val="7"/>
        </w:numPr>
        <w:spacing w:before="0" w:afterLines="60" w:after="144"/>
        <w:jc w:val="both"/>
        <w:rPr>
          <w:rFonts w:asciiTheme="minorHAnsi" w:hAnsiTheme="minorHAnsi" w:cstheme="minorHAnsi"/>
        </w:rPr>
      </w:pPr>
      <w:bookmarkStart w:id="17" w:name="_Toc138855845"/>
      <w:r w:rsidRPr="004F6918">
        <w:rPr>
          <w:rFonts w:asciiTheme="minorHAnsi" w:hAnsiTheme="minorHAnsi" w:cstheme="minorHAnsi"/>
          <w:u w:val="single"/>
        </w:rPr>
        <w:t>Maquettes</w:t>
      </w:r>
      <w:bookmarkEnd w:id="17"/>
    </w:p>
    <w:p w14:paraId="55597D20" w14:textId="77777777" w:rsidR="0008357F" w:rsidRPr="004F6918" w:rsidRDefault="0008357F" w:rsidP="00A1618F">
      <w:pPr>
        <w:spacing w:after="0"/>
        <w:jc w:val="both"/>
        <w:rPr>
          <w:rFonts w:cstheme="minorHAnsi"/>
        </w:rPr>
      </w:pPr>
      <w:r w:rsidRPr="004F6918">
        <w:rPr>
          <w:rFonts w:cstheme="minorHAnsi"/>
        </w:rPr>
        <w:t>Lors de nos séances de brainstorming</w:t>
      </w:r>
      <w:r w:rsidR="00E1493B" w:rsidRPr="004F6918">
        <w:rPr>
          <w:rFonts w:cstheme="minorHAnsi"/>
        </w:rPr>
        <w:t>,</w:t>
      </w:r>
      <w:r w:rsidRPr="004F6918">
        <w:rPr>
          <w:rFonts w:cstheme="minorHAnsi"/>
        </w:rPr>
        <w:t xml:space="preserve"> au démarrage du projet, nous avons </w:t>
      </w:r>
      <w:r w:rsidR="00DC07B4" w:rsidRPr="004F6918">
        <w:rPr>
          <w:rFonts w:cstheme="minorHAnsi"/>
        </w:rPr>
        <w:t>convenu de</w:t>
      </w:r>
      <w:r w:rsidRPr="004F6918">
        <w:rPr>
          <w:rFonts w:cstheme="minorHAnsi"/>
        </w:rPr>
        <w:t xml:space="preserve"> la charte graphique du site</w:t>
      </w:r>
      <w:r w:rsidR="00D67D2E">
        <w:rPr>
          <w:rFonts w:cstheme="minorHAnsi"/>
        </w:rPr>
        <w:t>, après avoir validé le thème du site</w:t>
      </w:r>
      <w:r w:rsidR="00DC07B4" w:rsidRPr="004F6918">
        <w:rPr>
          <w:rFonts w:cstheme="minorHAnsi"/>
        </w:rPr>
        <w:t>.</w:t>
      </w:r>
    </w:p>
    <w:p w14:paraId="65220698" w14:textId="741164B4" w:rsidR="006132E0" w:rsidRPr="004F6918" w:rsidRDefault="0008357F" w:rsidP="00A1618F">
      <w:pPr>
        <w:spacing w:after="0"/>
        <w:jc w:val="both"/>
        <w:rPr>
          <w:rFonts w:cstheme="minorHAnsi"/>
        </w:rPr>
      </w:pPr>
      <w:r w:rsidRPr="004F6918">
        <w:rPr>
          <w:rFonts w:cstheme="minorHAnsi"/>
        </w:rPr>
        <w:t xml:space="preserve">Nous avons </w:t>
      </w:r>
      <w:r w:rsidR="00E1493B" w:rsidRPr="004F6918">
        <w:rPr>
          <w:rFonts w:cstheme="minorHAnsi"/>
        </w:rPr>
        <w:t xml:space="preserve">élaboré ensemble des croquis et esquisses des </w:t>
      </w:r>
      <w:r w:rsidRPr="004F6918">
        <w:rPr>
          <w:rFonts w:cstheme="minorHAnsi"/>
        </w:rPr>
        <w:t>maquettes</w:t>
      </w:r>
      <w:r w:rsidR="00DC07B4" w:rsidRPr="004F6918">
        <w:rPr>
          <w:rFonts w:cstheme="minorHAnsi"/>
        </w:rPr>
        <w:t xml:space="preserve"> fonctionnelles</w:t>
      </w:r>
      <w:r w:rsidRPr="004F6918">
        <w:rPr>
          <w:rFonts w:cstheme="minorHAnsi"/>
        </w:rPr>
        <w:t xml:space="preserve">, qui ont ensuite été formalisées </w:t>
      </w:r>
      <w:r w:rsidR="00F46BDE" w:rsidRPr="004F6918">
        <w:rPr>
          <w:rFonts w:cstheme="minorHAnsi"/>
        </w:rPr>
        <w:t xml:space="preserve">à l’aide </w:t>
      </w:r>
      <w:r w:rsidR="00DC07B4" w:rsidRPr="004F6918">
        <w:rPr>
          <w:rFonts w:cstheme="minorHAnsi"/>
        </w:rPr>
        <w:t xml:space="preserve">d’un </w:t>
      </w:r>
      <w:r w:rsidR="00F46BDE" w:rsidRPr="004F6918">
        <w:rPr>
          <w:rFonts w:cstheme="minorHAnsi"/>
        </w:rPr>
        <w:t>outil</w:t>
      </w:r>
      <w:r w:rsidR="00DC07B4" w:rsidRPr="004F6918">
        <w:rPr>
          <w:rFonts w:cstheme="minorHAnsi"/>
        </w:rPr>
        <w:t xml:space="preserve"> spécifique</w:t>
      </w:r>
      <w:ins w:id="18" w:author="Valérie Houdaille" w:date="2023-06-28T16:52:00Z">
        <w:r w:rsidR="00A5712F">
          <w:rPr>
            <w:rFonts w:cstheme="minorHAnsi"/>
          </w:rPr>
          <w:t xml:space="preserve">, </w:t>
        </w:r>
      </w:ins>
      <w:del w:id="19" w:author="Valérie Houdaille" w:date="2023-06-28T16:52:00Z">
        <w:r w:rsidR="006132E0" w:rsidRPr="004F6918" w:rsidDel="00A5712F">
          <w:rPr>
            <w:rFonts w:cstheme="minorHAnsi"/>
          </w:rPr>
          <w:delText xml:space="preserve"> </w:delText>
        </w:r>
        <w:r w:rsidR="00C75230" w:rsidDel="00A5712F">
          <w:rPr>
            <w:rFonts w:cstheme="minorHAnsi"/>
          </w:rPr>
          <w:delText xml:space="preserve"> </w:delText>
        </w:r>
      </w:del>
      <w:r w:rsidR="00C75230">
        <w:rPr>
          <w:rFonts w:cstheme="minorHAnsi"/>
        </w:rPr>
        <w:t>tel</w:t>
      </w:r>
      <w:del w:id="20" w:author="Valérie Houdaille" w:date="2023-06-28T16:52:00Z">
        <w:r w:rsidR="00C75230" w:rsidDel="00A5712F">
          <w:rPr>
            <w:rFonts w:cstheme="minorHAnsi"/>
          </w:rPr>
          <w:delText>s</w:delText>
        </w:r>
      </w:del>
      <w:r w:rsidR="00C75230">
        <w:rPr>
          <w:rFonts w:cstheme="minorHAnsi"/>
        </w:rPr>
        <w:t xml:space="preserve"> que</w:t>
      </w:r>
      <w:r w:rsidR="003B5868">
        <w:rPr>
          <w:rFonts w:cstheme="minorHAnsi"/>
        </w:rPr>
        <w:t xml:space="preserve"> « Pencil »</w:t>
      </w:r>
      <w:r w:rsidR="007C6516">
        <w:rPr>
          <w:rFonts w:cstheme="minorHAnsi"/>
          <w:color w:val="FF0000"/>
        </w:rPr>
        <w:t>.</w:t>
      </w:r>
    </w:p>
    <w:p w14:paraId="6563EA7B" w14:textId="77777777" w:rsidR="00A1618F" w:rsidRDefault="00DC07B4" w:rsidP="00A1618F">
      <w:pPr>
        <w:spacing w:afterLines="60" w:after="144"/>
        <w:jc w:val="both"/>
        <w:rPr>
          <w:ins w:id="21" w:author="CHEVRET" w:date="2023-06-28T14:48:00Z"/>
          <w:rFonts w:cstheme="minorHAnsi"/>
        </w:rPr>
      </w:pPr>
      <w:r w:rsidRPr="004F6918">
        <w:rPr>
          <w:rFonts w:cstheme="minorHAnsi"/>
        </w:rPr>
        <w:t>Nous avons ensuite créé des maquettes graphiques, afin de formaliser l’apparence visuelle de notre site</w:t>
      </w:r>
      <w:r w:rsidR="003B5868">
        <w:rPr>
          <w:rFonts w:cstheme="minorHAnsi"/>
        </w:rPr>
        <w:t xml:space="preserve"> </w:t>
      </w:r>
      <w:r w:rsidR="008609B2">
        <w:rPr>
          <w:rFonts w:cstheme="minorHAnsi"/>
        </w:rPr>
        <w:t>grâce</w:t>
      </w:r>
      <w:r w:rsidR="003B5868">
        <w:rPr>
          <w:rFonts w:cstheme="minorHAnsi"/>
        </w:rPr>
        <w:t xml:space="preserve"> à </w:t>
      </w:r>
      <w:proofErr w:type="spellStart"/>
      <w:r w:rsidR="003B5868">
        <w:rPr>
          <w:rFonts w:cstheme="minorHAnsi"/>
        </w:rPr>
        <w:t>Figma</w:t>
      </w:r>
      <w:proofErr w:type="spellEnd"/>
      <w:r w:rsidRPr="004F6918">
        <w:rPr>
          <w:rFonts w:cstheme="minorHAnsi"/>
        </w:rPr>
        <w:t>.</w:t>
      </w:r>
    </w:p>
    <w:p w14:paraId="452754CA" w14:textId="77777777" w:rsidR="001C7003" w:rsidRDefault="003B5868" w:rsidP="00A1618F">
      <w:pPr>
        <w:spacing w:afterLines="60" w:after="144"/>
        <w:jc w:val="center"/>
      </w:pPr>
      <w:r>
        <w:rPr>
          <w:rFonts w:cstheme="minorHAnsi"/>
          <w:noProof/>
          <w:color w:val="FF0000"/>
          <w:lang w:eastAsia="fr-FR"/>
        </w:rPr>
        <w:drawing>
          <wp:inline distT="0" distB="0" distL="0" distR="0" wp14:anchorId="26E46C8B" wp14:editId="2424EB29">
            <wp:extent cx="2959100" cy="1715928"/>
            <wp:effectExtent l="19050" t="0" r="0" b="0"/>
            <wp:docPr id="13" name="Image 12" descr="ficheRec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Recette.png"/>
                    <pic:cNvPicPr/>
                  </pic:nvPicPr>
                  <pic:blipFill>
                    <a:blip r:embed="rId16" cstate="print"/>
                    <a:srcRect b="28561"/>
                    <a:stretch>
                      <a:fillRect/>
                    </a:stretch>
                  </pic:blipFill>
                  <pic:spPr>
                    <a:xfrm>
                      <a:off x="0" y="0"/>
                      <a:ext cx="2959100" cy="1715928"/>
                    </a:xfrm>
                    <a:prstGeom prst="rect">
                      <a:avLst/>
                    </a:prstGeom>
                  </pic:spPr>
                </pic:pic>
              </a:graphicData>
            </a:graphic>
          </wp:inline>
        </w:drawing>
      </w:r>
    </w:p>
    <w:p w14:paraId="10EC96A3" w14:textId="77777777" w:rsidR="003B5868" w:rsidRDefault="001C7003" w:rsidP="00A1618F">
      <w:pPr>
        <w:pStyle w:val="Lgende"/>
        <w:jc w:val="center"/>
      </w:pPr>
      <w:r>
        <w:t xml:space="preserve">Figure </w:t>
      </w:r>
      <w:fldSimple w:instr=" SEQ Figure \* ARABIC ">
        <w:r w:rsidR="007C6516">
          <w:rPr>
            <w:noProof/>
          </w:rPr>
          <w:t>7</w:t>
        </w:r>
      </w:fldSimple>
      <w:r>
        <w:t>: exemple de maquette fonctionnel</w:t>
      </w:r>
      <w:r w:rsidR="008609B2">
        <w:t xml:space="preserve"> avec Pencil</w:t>
      </w:r>
    </w:p>
    <w:p w14:paraId="5F5BA91B" w14:textId="77777777" w:rsidR="007C6516" w:rsidRDefault="007C6516" w:rsidP="00A1618F">
      <w:pPr>
        <w:keepNext/>
        <w:jc w:val="center"/>
      </w:pPr>
      <w:r>
        <w:rPr>
          <w:noProof/>
          <w:lang w:eastAsia="fr-FR"/>
        </w:rPr>
        <w:lastRenderedPageBreak/>
        <w:drawing>
          <wp:inline distT="0" distB="0" distL="0" distR="0" wp14:anchorId="375E557E" wp14:editId="39029532">
            <wp:extent cx="3429000" cy="1801436"/>
            <wp:effectExtent l="1905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428288" cy="1801062"/>
                    </a:xfrm>
                    <a:prstGeom prst="rect">
                      <a:avLst/>
                    </a:prstGeom>
                    <a:noFill/>
                    <a:ln w="9525">
                      <a:noFill/>
                      <a:miter lim="800000"/>
                      <a:headEnd/>
                      <a:tailEnd/>
                    </a:ln>
                  </pic:spPr>
                </pic:pic>
              </a:graphicData>
            </a:graphic>
          </wp:inline>
        </w:drawing>
      </w:r>
    </w:p>
    <w:p w14:paraId="5A734BFF" w14:textId="77777777" w:rsidR="007C6516" w:rsidRPr="007C6516" w:rsidRDefault="007C6516" w:rsidP="00A1618F">
      <w:pPr>
        <w:pStyle w:val="Lgende"/>
        <w:jc w:val="center"/>
      </w:pPr>
      <w:r>
        <w:t xml:space="preserve">Figure </w:t>
      </w:r>
      <w:fldSimple w:instr=" SEQ Figure \* ARABIC ">
        <w:r>
          <w:rPr>
            <w:noProof/>
          </w:rPr>
          <w:t>8</w:t>
        </w:r>
      </w:fldSimple>
      <w:r>
        <w:t xml:space="preserve">: exemple de maquette visuel avec </w:t>
      </w:r>
      <w:proofErr w:type="spellStart"/>
      <w:r>
        <w:t>Figma</w:t>
      </w:r>
      <w:proofErr w:type="spellEnd"/>
    </w:p>
    <w:p w14:paraId="143751A7" w14:textId="77777777" w:rsidR="00DC07B4" w:rsidRPr="00A1618F" w:rsidRDefault="009D491E" w:rsidP="00A1618F">
      <w:pPr>
        <w:spacing w:afterLines="60" w:after="144"/>
        <w:jc w:val="both"/>
        <w:rPr>
          <w:rFonts w:cstheme="minorHAnsi"/>
          <w:color w:val="FF0000"/>
        </w:rPr>
      </w:pPr>
      <w:r>
        <w:rPr>
          <w:rFonts w:cstheme="minorHAnsi"/>
          <w:color w:val="FF0000"/>
        </w:rPr>
        <w:t xml:space="preserve">Ajouter une image de la version </w:t>
      </w:r>
      <w:r w:rsidR="00B406A4">
        <w:rPr>
          <w:rFonts w:cstheme="minorHAnsi"/>
          <w:color w:val="FF0000"/>
        </w:rPr>
        <w:t>finale</w:t>
      </w:r>
      <w:r>
        <w:rPr>
          <w:rFonts w:cstheme="minorHAnsi"/>
          <w:color w:val="FF0000"/>
        </w:rPr>
        <w:t>.</w:t>
      </w:r>
    </w:p>
    <w:p w14:paraId="2944293E" w14:textId="77777777" w:rsidR="00A1678B" w:rsidRPr="004F6918" w:rsidRDefault="00A1678B" w:rsidP="00A1618F">
      <w:pPr>
        <w:pStyle w:val="Titre2"/>
        <w:numPr>
          <w:ilvl w:val="0"/>
          <w:numId w:val="7"/>
        </w:numPr>
        <w:spacing w:before="0" w:afterLines="60" w:after="144"/>
        <w:jc w:val="both"/>
        <w:rPr>
          <w:rFonts w:asciiTheme="minorHAnsi" w:hAnsiTheme="minorHAnsi" w:cstheme="minorHAnsi"/>
          <w:u w:val="single"/>
        </w:rPr>
      </w:pPr>
      <w:bookmarkStart w:id="22" w:name="_Toc138855846"/>
      <w:r w:rsidRPr="004F6918">
        <w:rPr>
          <w:rFonts w:asciiTheme="minorHAnsi" w:hAnsiTheme="minorHAnsi" w:cstheme="minorHAnsi"/>
          <w:u w:val="single"/>
        </w:rPr>
        <w:t>Technique</w:t>
      </w:r>
      <w:bookmarkEnd w:id="22"/>
    </w:p>
    <w:p w14:paraId="36EF047E" w14:textId="77777777" w:rsidR="00DC07B4" w:rsidRPr="004F6918" w:rsidRDefault="00DC07B4" w:rsidP="00A1618F">
      <w:pPr>
        <w:pStyle w:val="Titre4"/>
        <w:jc w:val="both"/>
        <w:rPr>
          <w:rFonts w:asciiTheme="minorHAnsi" w:hAnsiTheme="minorHAnsi" w:cstheme="minorHAnsi"/>
          <w:u w:val="single"/>
        </w:rPr>
      </w:pPr>
      <w:r w:rsidRPr="004F6918">
        <w:rPr>
          <w:rFonts w:asciiTheme="minorHAnsi" w:hAnsiTheme="minorHAnsi" w:cstheme="minorHAnsi"/>
          <w:u w:val="single"/>
        </w:rPr>
        <w:t>Structure</w:t>
      </w:r>
    </w:p>
    <w:p w14:paraId="0A8C2EDE" w14:textId="77777777" w:rsidR="00115F0F" w:rsidRPr="004F6918" w:rsidRDefault="00E06810" w:rsidP="00A1618F">
      <w:pPr>
        <w:spacing w:after="60"/>
        <w:jc w:val="both"/>
        <w:rPr>
          <w:rFonts w:cstheme="minorHAnsi"/>
        </w:rPr>
      </w:pPr>
      <w:r w:rsidRPr="004F6918">
        <w:rPr>
          <w:rFonts w:cstheme="minorHAnsi"/>
        </w:rPr>
        <w:t xml:space="preserve">Notre site web est </w:t>
      </w:r>
      <w:r w:rsidR="00115F0F" w:rsidRPr="004F6918">
        <w:rPr>
          <w:rFonts w:cstheme="minorHAnsi"/>
        </w:rPr>
        <w:t>développé en programmation orientée objet et</w:t>
      </w:r>
      <w:r w:rsidR="00DC07B4" w:rsidRPr="004F6918">
        <w:rPr>
          <w:rFonts w:cstheme="minorHAnsi"/>
        </w:rPr>
        <w:t xml:space="preserve"> selon</w:t>
      </w:r>
      <w:r w:rsidRPr="004F6918">
        <w:rPr>
          <w:rFonts w:cstheme="minorHAnsi"/>
        </w:rPr>
        <w:t xml:space="preserve"> une architecture MVC (Modèle/Vue/Contrôleur)</w:t>
      </w:r>
      <w:r w:rsidR="00115F0F" w:rsidRPr="004F6918">
        <w:rPr>
          <w:rFonts w:cstheme="minorHAnsi"/>
        </w:rPr>
        <w:t>,</w:t>
      </w:r>
      <w:r w:rsidR="00DC07B4" w:rsidRPr="004F6918">
        <w:rPr>
          <w:rFonts w:cstheme="minorHAnsi"/>
        </w:rPr>
        <w:t xml:space="preserve"> car nous souhait</w:t>
      </w:r>
      <w:r w:rsidR="00D67D2E">
        <w:rPr>
          <w:rFonts w:cstheme="minorHAnsi"/>
        </w:rPr>
        <w:t>i</w:t>
      </w:r>
      <w:r w:rsidR="00DC07B4" w:rsidRPr="004F6918">
        <w:rPr>
          <w:rFonts w:cstheme="minorHAnsi"/>
        </w:rPr>
        <w:t xml:space="preserve">ons mettre en place </w:t>
      </w:r>
      <w:r w:rsidR="00115F0F" w:rsidRPr="004F6918">
        <w:rPr>
          <w:rFonts w:cstheme="minorHAnsi"/>
        </w:rPr>
        <w:t>une structure claire et organisée</w:t>
      </w:r>
      <w:r w:rsidR="00DC07B4" w:rsidRPr="004F6918">
        <w:rPr>
          <w:rFonts w:cstheme="minorHAnsi"/>
        </w:rPr>
        <w:t>, permettant de faciliter la collaboration au sein de l’équipe, ainsi que la maintenance et l’évolution du code.</w:t>
      </w:r>
    </w:p>
    <w:p w14:paraId="3EEEAD00" w14:textId="77777777" w:rsidR="0093517F" w:rsidRPr="004F6918" w:rsidRDefault="0093517F" w:rsidP="00A1618F">
      <w:pPr>
        <w:spacing w:afterLines="60" w:after="144"/>
        <w:jc w:val="both"/>
        <w:rPr>
          <w:rFonts w:cstheme="minorHAnsi"/>
        </w:rPr>
      </w:pPr>
      <w:r w:rsidRPr="004F6918">
        <w:rPr>
          <w:rFonts w:cstheme="minorHAnsi"/>
        </w:rPr>
        <w:t>Les</w:t>
      </w:r>
      <w:r w:rsidR="00E06810" w:rsidRPr="004F6918">
        <w:rPr>
          <w:rFonts w:cstheme="minorHAnsi"/>
        </w:rPr>
        <w:t xml:space="preserve"> modèles</w:t>
      </w:r>
      <w:r w:rsidRPr="004F6918">
        <w:rPr>
          <w:rFonts w:cstheme="minorHAnsi"/>
        </w:rPr>
        <w:t xml:space="preserve"> </w:t>
      </w:r>
      <w:r w:rsidR="00115F0F" w:rsidRPr="004F6918">
        <w:rPr>
          <w:rFonts w:cstheme="minorHAnsi"/>
        </w:rPr>
        <w:t>contiennent</w:t>
      </w:r>
      <w:r w:rsidRPr="004F6918">
        <w:rPr>
          <w:rFonts w:cstheme="minorHAnsi"/>
        </w:rPr>
        <w:t xml:space="preserve"> </w:t>
      </w:r>
      <w:r w:rsidR="00E06810" w:rsidRPr="004F6918">
        <w:rPr>
          <w:rFonts w:cstheme="minorHAnsi"/>
        </w:rPr>
        <w:t>les classes et connexions vers la base de données</w:t>
      </w:r>
      <w:r w:rsidRPr="004F6918">
        <w:rPr>
          <w:rFonts w:cstheme="minorHAnsi"/>
        </w:rPr>
        <w:t>, et sont donc chargées de la gestion et de la manipulation des données.</w:t>
      </w:r>
      <w:r w:rsidR="00115F0F" w:rsidRPr="004F6918">
        <w:rPr>
          <w:rFonts w:cstheme="minorHAnsi"/>
        </w:rPr>
        <w:t xml:space="preserve"> </w:t>
      </w:r>
      <w:r w:rsidRPr="004F6918">
        <w:rPr>
          <w:rFonts w:cstheme="minorHAnsi"/>
        </w:rPr>
        <w:t>Les contrôleurs interagissent avec les modèles pour récupérer ou envoyer les données nécessaires, puis, transmettent ces données aux vues appropriées</w:t>
      </w:r>
      <w:r w:rsidR="00115F0F" w:rsidRPr="004F6918">
        <w:rPr>
          <w:rFonts w:cstheme="minorHAnsi"/>
        </w:rPr>
        <w:t>. Enfin, l</w:t>
      </w:r>
      <w:r w:rsidRPr="004F6918">
        <w:rPr>
          <w:rFonts w:cstheme="minorHAnsi"/>
        </w:rPr>
        <w:t>es vues sont responsables de l’interface utilisateur et de l’affichage des données.</w:t>
      </w:r>
    </w:p>
    <w:p w14:paraId="656FB53C" w14:textId="77777777" w:rsidR="00A74A01" w:rsidRPr="004F6918" w:rsidRDefault="008165AE" w:rsidP="00A1618F">
      <w:pPr>
        <w:pStyle w:val="Titre3"/>
        <w:jc w:val="both"/>
        <w:rPr>
          <w:rFonts w:asciiTheme="minorHAnsi" w:hAnsiTheme="minorHAnsi" w:cstheme="minorHAnsi"/>
        </w:rPr>
      </w:pPr>
      <w:bookmarkStart w:id="23" w:name="_Toc138855847"/>
      <w:r w:rsidRPr="004F6918">
        <w:rPr>
          <w:rFonts w:asciiTheme="minorHAnsi" w:hAnsiTheme="minorHAnsi" w:cstheme="minorHAnsi"/>
          <w:u w:val="single"/>
        </w:rPr>
        <w:t>Technologies</w:t>
      </w:r>
      <w:bookmarkEnd w:id="23"/>
    </w:p>
    <w:p w14:paraId="0988AFA4" w14:textId="77777777" w:rsidR="008165AE" w:rsidRPr="004F6918" w:rsidRDefault="008165AE" w:rsidP="00A1618F">
      <w:pPr>
        <w:pStyle w:val="Titre4"/>
        <w:jc w:val="both"/>
        <w:rPr>
          <w:rFonts w:asciiTheme="minorHAnsi" w:hAnsiTheme="minorHAnsi" w:cstheme="minorHAnsi"/>
          <w:u w:val="single"/>
        </w:rPr>
      </w:pPr>
      <w:r w:rsidRPr="004F6918">
        <w:rPr>
          <w:rFonts w:asciiTheme="minorHAnsi" w:hAnsiTheme="minorHAnsi" w:cstheme="minorHAnsi"/>
          <w:u w:val="single"/>
        </w:rPr>
        <w:t>Base de données</w:t>
      </w:r>
    </w:p>
    <w:p w14:paraId="5BC6EF2F" w14:textId="6965027D" w:rsidR="00E1493B" w:rsidRPr="004F6918" w:rsidRDefault="00E1493B" w:rsidP="00A1618F">
      <w:pPr>
        <w:spacing w:after="0"/>
        <w:jc w:val="both"/>
        <w:rPr>
          <w:rFonts w:cstheme="minorHAnsi"/>
        </w:rPr>
      </w:pPr>
      <w:r w:rsidRPr="004F6918">
        <w:rPr>
          <w:rFonts w:cstheme="minorHAnsi"/>
        </w:rPr>
        <w:t xml:space="preserve">Nous avons </w:t>
      </w:r>
      <w:r w:rsidR="008165AE" w:rsidRPr="004F6918">
        <w:rPr>
          <w:rFonts w:cstheme="minorHAnsi"/>
        </w:rPr>
        <w:t xml:space="preserve">conçu notre base de données avec l’outil </w:t>
      </w:r>
      <w:proofErr w:type="spellStart"/>
      <w:r w:rsidR="008165AE" w:rsidRPr="004F6918">
        <w:rPr>
          <w:rFonts w:cstheme="minorHAnsi"/>
        </w:rPr>
        <w:t>JMerise</w:t>
      </w:r>
      <w:proofErr w:type="spellEnd"/>
      <w:r w:rsidR="008165AE" w:rsidRPr="004F6918">
        <w:rPr>
          <w:rFonts w:cstheme="minorHAnsi"/>
        </w:rPr>
        <w:t>, et nous l’avons ensuite mise en place sur le serveur</w:t>
      </w:r>
      <w:ins w:id="24" w:author="Valérie Houdaille" w:date="2023-06-28T16:53:00Z">
        <w:r w:rsidR="00A5712F">
          <w:rPr>
            <w:rFonts w:cstheme="minorHAnsi"/>
          </w:rPr>
          <w:t>,</w:t>
        </w:r>
      </w:ins>
      <w:r w:rsidR="008165AE" w:rsidRPr="004F6918">
        <w:rPr>
          <w:rFonts w:cstheme="minorHAnsi"/>
        </w:rPr>
        <w:t xml:space="preserve"> en utilisant MySQL.</w:t>
      </w:r>
      <w:r w:rsidR="00D67D2E">
        <w:rPr>
          <w:rFonts w:cstheme="minorHAnsi"/>
        </w:rPr>
        <w:t xml:space="preserve"> </w:t>
      </w:r>
      <w:r w:rsidRPr="004F6918">
        <w:rPr>
          <w:rFonts w:cstheme="minorHAnsi"/>
        </w:rPr>
        <w:t xml:space="preserve">Voici le modèle conceptuel de notre base de données : </w:t>
      </w:r>
    </w:p>
    <w:p w14:paraId="79D2B849" w14:textId="77777777" w:rsidR="007C6516" w:rsidRDefault="00A74A01" w:rsidP="00A53694">
      <w:pPr>
        <w:keepNext/>
        <w:spacing w:afterLines="60" w:after="144"/>
        <w:jc w:val="center"/>
      </w:pPr>
      <w:r w:rsidRPr="004F6918">
        <w:rPr>
          <w:rFonts w:cstheme="minorHAnsi"/>
          <w:noProof/>
          <w:lang w:eastAsia="fr-FR"/>
        </w:rPr>
        <w:drawing>
          <wp:inline distT="0" distB="0" distL="0" distR="0" wp14:anchorId="33227183" wp14:editId="4B6979F8">
            <wp:extent cx="5568950" cy="3332039"/>
            <wp:effectExtent l="19050" t="0" r="0" b="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8" cstate="print"/>
                    <a:stretch>
                      <a:fillRect/>
                    </a:stretch>
                  </pic:blipFill>
                  <pic:spPr>
                    <a:xfrm>
                      <a:off x="0" y="0"/>
                      <a:ext cx="5570178" cy="3332774"/>
                    </a:xfrm>
                    <a:prstGeom prst="rect">
                      <a:avLst/>
                    </a:prstGeom>
                  </pic:spPr>
                </pic:pic>
              </a:graphicData>
            </a:graphic>
          </wp:inline>
        </w:drawing>
      </w:r>
    </w:p>
    <w:p w14:paraId="23F4BD09" w14:textId="3554FCB4" w:rsidR="00A74A01" w:rsidRDefault="007C6516" w:rsidP="00A53694">
      <w:pPr>
        <w:pStyle w:val="Lgende"/>
        <w:jc w:val="center"/>
        <w:rPr>
          <w:ins w:id="25" w:author="Valérie Houdaille" w:date="2023-06-28T17:03:00Z"/>
        </w:rPr>
      </w:pPr>
      <w:r>
        <w:t xml:space="preserve">Figure </w:t>
      </w:r>
      <w:fldSimple w:instr=" SEQ Figure \* ARABIC ">
        <w:r>
          <w:rPr>
            <w:noProof/>
          </w:rPr>
          <w:t>9</w:t>
        </w:r>
      </w:fldSimple>
      <w:r>
        <w:t xml:space="preserve">: MCD base de </w:t>
      </w:r>
      <w:r w:rsidR="00A53694">
        <w:t>données</w:t>
      </w:r>
      <w:r>
        <w:t xml:space="preserve"> du site "Les voyageurs gourmands"</w:t>
      </w:r>
    </w:p>
    <w:p w14:paraId="186F4695" w14:textId="6436068D" w:rsidR="00540DAB" w:rsidRPr="00540DAB" w:rsidRDefault="00540DAB">
      <w:pPr>
        <w:spacing w:afterLines="60" w:after="144"/>
        <w:jc w:val="both"/>
        <w:rPr>
          <w:rFonts w:cstheme="minorHAnsi"/>
        </w:rPr>
        <w:pPrChange w:id="26" w:author="Valérie Houdaille" w:date="2023-06-28T17:04:00Z">
          <w:pPr>
            <w:pStyle w:val="Lgende"/>
            <w:jc w:val="center"/>
          </w:pPr>
        </w:pPrChange>
      </w:pPr>
      <w:ins w:id="27" w:author="Valérie Houdaille" w:date="2023-06-28T17:03:00Z">
        <w:r w:rsidRPr="004F6918">
          <w:rPr>
            <w:rFonts w:cstheme="minorHAnsi"/>
          </w:rPr>
          <w:lastRenderedPageBreak/>
          <w:t xml:space="preserve">Lors de la conception </w:t>
        </w:r>
        <w:r>
          <w:rPr>
            <w:rFonts w:cstheme="minorHAnsi"/>
          </w:rPr>
          <w:t>du site</w:t>
        </w:r>
        <w:r w:rsidRPr="004F6918">
          <w:rPr>
            <w:rFonts w:cstheme="minorHAnsi"/>
          </w:rPr>
          <w:t xml:space="preserve"> et de sa base de données, nous avons </w:t>
        </w:r>
        <w:r>
          <w:rPr>
            <w:rFonts w:cstheme="minorHAnsi"/>
          </w:rPr>
          <w:t>souhaité proposer une solution évolutive</w:t>
        </w:r>
        <w:r w:rsidRPr="004F6918">
          <w:rPr>
            <w:rFonts w:cstheme="minorHAnsi"/>
          </w:rPr>
          <w:t xml:space="preserve">. </w:t>
        </w:r>
        <w:r>
          <w:rPr>
            <w:rFonts w:cstheme="minorHAnsi"/>
          </w:rPr>
          <w:t>Certaines idées ont donc été intégrées à notre base de données, pour permettre de futures améliorations. Cela c</w:t>
        </w:r>
      </w:ins>
      <w:ins w:id="28" w:author="Valérie Houdaille" w:date="2023-06-28T17:04:00Z">
        <w:r>
          <w:rPr>
            <w:rFonts w:cstheme="minorHAnsi"/>
          </w:rPr>
          <w:t xml:space="preserve">oncerne notamment </w:t>
        </w:r>
      </w:ins>
      <w:ins w:id="29" w:author="Valérie Houdaille" w:date="2023-06-28T17:03:00Z">
        <w:r w:rsidRPr="004F6918">
          <w:rPr>
            <w:rFonts w:cstheme="minorHAnsi"/>
          </w:rPr>
          <w:t>la possibilité pour l’utilisateur de commenter les recettes, le filtrage des recettes par pays et non pas seulement par continent, le réajustement des quantités d’ingrédients en fonction du nombre de personnes ou la recherche d’une recette par un ou plusieurs ingrédients.</w:t>
        </w:r>
      </w:ins>
    </w:p>
    <w:p w14:paraId="7F04C720" w14:textId="77777777" w:rsidR="00EC0288"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t>Langage</w:t>
      </w:r>
      <w:r w:rsidR="00BA290E" w:rsidRPr="004F6918">
        <w:rPr>
          <w:rFonts w:asciiTheme="minorHAnsi" w:hAnsiTheme="minorHAnsi" w:cstheme="minorHAnsi"/>
          <w:u w:val="single"/>
        </w:rPr>
        <w:t xml:space="preserve"> </w:t>
      </w:r>
      <w:r w:rsidRPr="004F6918">
        <w:rPr>
          <w:rFonts w:asciiTheme="minorHAnsi" w:hAnsiTheme="minorHAnsi" w:cstheme="minorHAnsi"/>
          <w:u w:val="single"/>
        </w:rPr>
        <w:t>frontend</w:t>
      </w:r>
    </w:p>
    <w:p w14:paraId="7558140D" w14:textId="77777777" w:rsidR="00115F0F" w:rsidRPr="004F6918" w:rsidRDefault="00115F0F" w:rsidP="00A1618F">
      <w:pPr>
        <w:spacing w:after="0"/>
        <w:jc w:val="both"/>
        <w:rPr>
          <w:rFonts w:cstheme="minorHAnsi"/>
        </w:rPr>
      </w:pPr>
      <w:r w:rsidRPr="004F6918">
        <w:rPr>
          <w:rFonts w:cstheme="minorHAnsi"/>
        </w:rPr>
        <w:t xml:space="preserve">Les technologies utilisées </w:t>
      </w:r>
      <w:r w:rsidR="00E1493B" w:rsidRPr="004F6918">
        <w:rPr>
          <w:rFonts w:cstheme="minorHAnsi"/>
        </w:rPr>
        <w:t xml:space="preserve">dans les vues </w:t>
      </w:r>
      <w:r w:rsidRPr="004F6918">
        <w:rPr>
          <w:rFonts w:cstheme="minorHAnsi"/>
        </w:rPr>
        <w:t xml:space="preserve">sont les suivantes : </w:t>
      </w:r>
    </w:p>
    <w:p w14:paraId="4F06399F" w14:textId="77777777" w:rsidR="00115F0F" w:rsidRPr="004F6918" w:rsidRDefault="00E73F23" w:rsidP="00A1618F">
      <w:pPr>
        <w:pStyle w:val="Paragraphedeliste"/>
        <w:numPr>
          <w:ilvl w:val="0"/>
          <w:numId w:val="1"/>
        </w:numPr>
        <w:spacing w:after="0"/>
        <w:jc w:val="both"/>
        <w:rPr>
          <w:rFonts w:cstheme="minorHAnsi"/>
        </w:rPr>
      </w:pPr>
      <w:r w:rsidRPr="004F6918">
        <w:rPr>
          <w:rFonts w:cstheme="minorHAnsi"/>
        </w:rPr>
        <w:t>La</w:t>
      </w:r>
      <w:r w:rsidR="00E1493B" w:rsidRPr="004F6918">
        <w:rPr>
          <w:rFonts w:cstheme="minorHAnsi"/>
        </w:rPr>
        <w:t xml:space="preserve"> </w:t>
      </w:r>
      <w:r w:rsidR="00115F0F" w:rsidRPr="004F6918">
        <w:rPr>
          <w:rFonts w:cstheme="minorHAnsi"/>
        </w:rPr>
        <w:t>structure et contenu du site</w:t>
      </w:r>
      <w:r w:rsidRPr="004F6918">
        <w:rPr>
          <w:rFonts w:cstheme="minorHAnsi"/>
        </w:rPr>
        <w:t xml:space="preserve"> sont en </w:t>
      </w:r>
      <w:r w:rsidR="00115F0F" w:rsidRPr="004F6918">
        <w:rPr>
          <w:rFonts w:cstheme="minorHAnsi"/>
        </w:rPr>
        <w:t>HTML5</w:t>
      </w:r>
      <w:r w:rsidR="00E1493B" w:rsidRPr="004F6918">
        <w:rPr>
          <w:rFonts w:cstheme="minorHAnsi"/>
        </w:rPr>
        <w:t>.</w:t>
      </w:r>
    </w:p>
    <w:p w14:paraId="3CDD6F30" w14:textId="77777777" w:rsidR="00115F0F" w:rsidRPr="004F6918" w:rsidRDefault="00E73F23" w:rsidP="00A1618F">
      <w:pPr>
        <w:pStyle w:val="Paragraphedeliste"/>
        <w:numPr>
          <w:ilvl w:val="0"/>
          <w:numId w:val="1"/>
        </w:numPr>
        <w:spacing w:after="0"/>
        <w:jc w:val="both"/>
        <w:rPr>
          <w:rFonts w:cstheme="minorHAnsi"/>
        </w:rPr>
      </w:pPr>
      <w:r w:rsidRPr="004F6918">
        <w:rPr>
          <w:rFonts w:cstheme="minorHAnsi"/>
        </w:rPr>
        <w:t>L’</w:t>
      </w:r>
      <w:r w:rsidR="00115F0F" w:rsidRPr="004F6918">
        <w:rPr>
          <w:rFonts w:cstheme="minorHAnsi"/>
        </w:rPr>
        <w:t xml:space="preserve">aspect visuel </w:t>
      </w:r>
      <w:r w:rsidRPr="004F6918">
        <w:rPr>
          <w:rFonts w:cstheme="minorHAnsi"/>
        </w:rPr>
        <w:t>est traité en</w:t>
      </w:r>
      <w:r w:rsidR="00115F0F" w:rsidRPr="004F6918">
        <w:rPr>
          <w:rFonts w:cstheme="minorHAnsi"/>
        </w:rPr>
        <w:t xml:space="preserve"> CSS3</w:t>
      </w:r>
      <w:r w:rsidRPr="004F6918">
        <w:rPr>
          <w:rFonts w:cstheme="minorHAnsi"/>
        </w:rPr>
        <w:t xml:space="preserve"> (</w:t>
      </w:r>
      <w:r w:rsidR="00E1493B" w:rsidRPr="004F6918">
        <w:rPr>
          <w:rFonts w:cstheme="minorHAnsi"/>
        </w:rPr>
        <w:t xml:space="preserve">avec l’utilisation de </w:t>
      </w:r>
      <w:r w:rsidR="00115F0F" w:rsidRPr="004F6918">
        <w:rPr>
          <w:rFonts w:cstheme="minorHAnsi"/>
        </w:rPr>
        <w:t xml:space="preserve">média </w:t>
      </w:r>
      <w:proofErr w:type="spellStart"/>
      <w:r w:rsidR="00115F0F" w:rsidRPr="004F6918">
        <w:rPr>
          <w:rFonts w:cstheme="minorHAnsi"/>
        </w:rPr>
        <w:t>queries</w:t>
      </w:r>
      <w:proofErr w:type="spellEnd"/>
      <w:r w:rsidR="00115F0F" w:rsidRPr="004F6918">
        <w:rPr>
          <w:rFonts w:cstheme="minorHAnsi"/>
        </w:rPr>
        <w:t xml:space="preserve"> pour rendre le site responsive</w:t>
      </w:r>
      <w:r w:rsidRPr="004F6918">
        <w:rPr>
          <w:rFonts w:cstheme="minorHAnsi"/>
        </w:rPr>
        <w:t xml:space="preserve">) et en </w:t>
      </w:r>
      <w:r w:rsidR="00115F0F" w:rsidRPr="004F6918">
        <w:rPr>
          <w:rFonts w:cstheme="minorHAnsi"/>
        </w:rPr>
        <w:t>Bootstrap</w:t>
      </w:r>
      <w:r w:rsidRPr="004F6918">
        <w:rPr>
          <w:rFonts w:cstheme="minorHAnsi"/>
        </w:rPr>
        <w:t>.</w:t>
      </w:r>
    </w:p>
    <w:p w14:paraId="15FF69E5" w14:textId="77777777" w:rsidR="00EC0288" w:rsidRPr="004F6918" w:rsidRDefault="00E73F23" w:rsidP="00A1618F">
      <w:pPr>
        <w:pStyle w:val="Paragraphedeliste"/>
        <w:numPr>
          <w:ilvl w:val="0"/>
          <w:numId w:val="1"/>
        </w:numPr>
        <w:spacing w:after="0"/>
        <w:jc w:val="both"/>
        <w:rPr>
          <w:rFonts w:cstheme="minorHAnsi"/>
        </w:rPr>
      </w:pPr>
      <w:r w:rsidRPr="004F6918">
        <w:rPr>
          <w:rFonts w:cstheme="minorHAnsi"/>
        </w:rPr>
        <w:t>Les</w:t>
      </w:r>
      <w:r w:rsidR="00E1493B" w:rsidRPr="004F6918">
        <w:rPr>
          <w:rFonts w:cstheme="minorHAnsi"/>
        </w:rPr>
        <w:t xml:space="preserve"> fonctionnalités</w:t>
      </w:r>
      <w:r w:rsidR="00115F0F" w:rsidRPr="004F6918">
        <w:rPr>
          <w:rFonts w:cstheme="minorHAnsi"/>
        </w:rPr>
        <w:t xml:space="preserve"> dynamiques</w:t>
      </w:r>
      <w:r w:rsidRPr="004F6918">
        <w:rPr>
          <w:rFonts w:cstheme="minorHAnsi"/>
        </w:rPr>
        <w:t xml:space="preserve"> sont développées en </w:t>
      </w:r>
      <w:r w:rsidR="00115F0F" w:rsidRPr="004F6918">
        <w:rPr>
          <w:rFonts w:cstheme="minorHAnsi"/>
        </w:rPr>
        <w:t>Javascript</w:t>
      </w:r>
      <w:r w:rsidRPr="004F6918">
        <w:rPr>
          <w:rFonts w:cstheme="minorHAnsi"/>
        </w:rPr>
        <w:t>.</w:t>
      </w:r>
    </w:p>
    <w:p w14:paraId="028E276C" w14:textId="4F87D51A" w:rsidR="00A1678B" w:rsidDel="00B91E7A" w:rsidRDefault="00B91E7A" w:rsidP="00A1618F">
      <w:pPr>
        <w:spacing w:afterLines="60" w:after="144"/>
        <w:jc w:val="both"/>
        <w:rPr>
          <w:del w:id="30" w:author="Valérie Houdaille" w:date="2023-07-05T19:26:00Z"/>
          <w:rFonts w:cstheme="minorHAnsi"/>
          <w:color w:val="FF0000"/>
        </w:rPr>
      </w:pPr>
      <w:ins w:id="31" w:author="Valérie Houdaille" w:date="2023-07-05T19:26:00Z">
        <w:r w:rsidRPr="00B91E7A">
          <w:rPr>
            <w:rFonts w:cstheme="minorHAnsi"/>
            <w:color w:val="FF0000"/>
          </w:rPr>
          <w:drawing>
            <wp:inline distT="0" distB="0" distL="0" distR="0" wp14:anchorId="41A20305" wp14:editId="7DD49429">
              <wp:extent cx="6120130" cy="3331845"/>
              <wp:effectExtent l="152400" t="152400" r="337820" b="344805"/>
              <wp:docPr id="14" name="Image 1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Logiciel multimédia&#10;&#10;Description générée automatiquement"/>
                      <pic:cNvPicPr/>
                    </pic:nvPicPr>
                    <pic:blipFill>
                      <a:blip r:embed="rId19"/>
                      <a:stretch>
                        <a:fillRect/>
                      </a:stretch>
                    </pic:blipFill>
                    <pic:spPr>
                      <a:xfrm>
                        <a:off x="0" y="0"/>
                        <a:ext cx="6120130" cy="3331845"/>
                      </a:xfrm>
                      <a:prstGeom prst="rect">
                        <a:avLst/>
                      </a:prstGeom>
                      <a:ln>
                        <a:noFill/>
                      </a:ln>
                      <a:effectLst>
                        <a:outerShdw blurRad="292100" dist="139700" dir="2700000" algn="tl" rotWithShape="0">
                          <a:srgbClr val="333333">
                            <a:alpha val="65000"/>
                          </a:srgbClr>
                        </a:outerShdw>
                      </a:effectLst>
                    </pic:spPr>
                  </pic:pic>
                </a:graphicData>
              </a:graphic>
            </wp:inline>
          </w:drawing>
        </w:r>
      </w:ins>
      <w:del w:id="32" w:author="Valérie Houdaille" w:date="2023-07-05T19:26:00Z">
        <w:r w:rsidR="00A1678B" w:rsidRPr="004F6918" w:rsidDel="00B91E7A">
          <w:rPr>
            <w:rFonts w:cstheme="minorHAnsi"/>
            <w:color w:val="FF0000"/>
          </w:rPr>
          <w:delText>Exemple de code.</w:delText>
        </w:r>
      </w:del>
    </w:p>
    <w:p w14:paraId="2907272E" w14:textId="46CC22DA" w:rsidR="00B91E7A" w:rsidRPr="004F6918" w:rsidRDefault="00B91E7A" w:rsidP="00B91E7A">
      <w:pPr>
        <w:spacing w:afterLines="60" w:after="144"/>
        <w:jc w:val="center"/>
        <w:rPr>
          <w:ins w:id="33" w:author="Valérie Houdaille" w:date="2023-07-05T19:26:00Z"/>
          <w:rFonts w:cstheme="minorHAnsi"/>
          <w:color w:val="FF0000"/>
        </w:rPr>
        <w:pPrChange w:id="34" w:author="Valérie Houdaille" w:date="2023-07-05T19:27:00Z">
          <w:pPr>
            <w:spacing w:afterLines="60" w:after="144"/>
            <w:jc w:val="both"/>
          </w:pPr>
        </w:pPrChange>
      </w:pPr>
      <w:ins w:id="35" w:author="Valérie Houdaille" w:date="2023-07-05T19:26:00Z">
        <w:r w:rsidRPr="00B91E7A">
          <w:rPr>
            <w:rFonts w:cstheme="minorHAnsi"/>
            <w:color w:val="FF0000"/>
          </w:rPr>
          <w:lastRenderedPageBreak/>
          <w:drawing>
            <wp:inline distT="0" distB="0" distL="0" distR="0" wp14:anchorId="119F5F13" wp14:editId="3A2E7499">
              <wp:extent cx="3535002" cy="2268000"/>
              <wp:effectExtent l="152400" t="152400" r="351790" b="342265"/>
              <wp:docPr id="1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10;&#10;Description générée automatiquement"/>
                      <pic:cNvPicPr/>
                    </pic:nvPicPr>
                    <pic:blipFill>
                      <a:blip r:embed="rId20"/>
                      <a:stretch>
                        <a:fillRect/>
                      </a:stretch>
                    </pic:blipFill>
                    <pic:spPr>
                      <a:xfrm>
                        <a:off x="0" y="0"/>
                        <a:ext cx="3535002" cy="2268000"/>
                      </a:xfrm>
                      <a:prstGeom prst="rect">
                        <a:avLst/>
                      </a:prstGeom>
                      <a:ln>
                        <a:noFill/>
                      </a:ln>
                      <a:effectLst>
                        <a:outerShdw blurRad="292100" dist="139700" dir="2700000" algn="tl" rotWithShape="0">
                          <a:srgbClr val="333333">
                            <a:alpha val="65000"/>
                          </a:srgbClr>
                        </a:outerShdw>
                      </a:effectLst>
                    </pic:spPr>
                  </pic:pic>
                </a:graphicData>
              </a:graphic>
            </wp:inline>
          </w:drawing>
        </w:r>
      </w:ins>
      <w:ins w:id="36" w:author="Valérie Houdaille" w:date="2023-07-05T19:27:00Z">
        <w:r w:rsidRPr="00B91E7A">
          <w:rPr>
            <w:rFonts w:cstheme="minorHAnsi"/>
            <w:color w:val="FF0000"/>
          </w:rPr>
          <w:drawing>
            <wp:inline distT="0" distB="0" distL="0" distR="0" wp14:anchorId="2061ECC0" wp14:editId="5854483B">
              <wp:extent cx="4275720" cy="1332000"/>
              <wp:effectExtent l="152400" t="152400" r="334645" b="344805"/>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21"/>
                      <a:stretch>
                        <a:fillRect/>
                      </a:stretch>
                    </pic:blipFill>
                    <pic:spPr>
                      <a:xfrm>
                        <a:off x="0" y="0"/>
                        <a:ext cx="4275720" cy="133200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228B1AAD" w14:textId="77777777" w:rsidR="00BA290E"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t xml:space="preserve">Langage </w:t>
      </w:r>
      <w:r w:rsidR="00BA290E" w:rsidRPr="004F6918">
        <w:rPr>
          <w:rFonts w:asciiTheme="minorHAnsi" w:hAnsiTheme="minorHAnsi" w:cstheme="minorHAnsi"/>
          <w:u w:val="single"/>
        </w:rPr>
        <w:t>Back</w:t>
      </w:r>
      <w:r w:rsidRPr="004F6918">
        <w:rPr>
          <w:rFonts w:asciiTheme="minorHAnsi" w:hAnsiTheme="minorHAnsi" w:cstheme="minorHAnsi"/>
          <w:u w:val="single"/>
        </w:rPr>
        <w:t>end</w:t>
      </w:r>
    </w:p>
    <w:p w14:paraId="4D8B1A6B" w14:textId="77777777" w:rsidR="00635322" w:rsidRPr="004F6918" w:rsidRDefault="00115F0F" w:rsidP="00A1618F">
      <w:pPr>
        <w:spacing w:after="0"/>
        <w:jc w:val="both"/>
        <w:rPr>
          <w:rFonts w:cstheme="minorHAnsi"/>
        </w:rPr>
      </w:pPr>
      <w:r w:rsidRPr="004F6918">
        <w:rPr>
          <w:rFonts w:cstheme="minorHAnsi"/>
        </w:rPr>
        <w:t xml:space="preserve">Le code backend </w:t>
      </w:r>
      <w:r w:rsidR="00E73F23" w:rsidRPr="004F6918">
        <w:rPr>
          <w:rFonts w:cstheme="minorHAnsi"/>
        </w:rPr>
        <w:t>est</w:t>
      </w:r>
      <w:r w:rsidRPr="004F6918">
        <w:rPr>
          <w:rFonts w:cstheme="minorHAnsi"/>
        </w:rPr>
        <w:t xml:space="preserve"> développé en PHP</w:t>
      </w:r>
      <w:r w:rsidR="00635322" w:rsidRPr="004F6918">
        <w:rPr>
          <w:rFonts w:cstheme="minorHAnsi"/>
        </w:rPr>
        <w:t xml:space="preserve">8, </w:t>
      </w:r>
      <w:r w:rsidR="00E73F23" w:rsidRPr="004F6918">
        <w:rPr>
          <w:rFonts w:cstheme="minorHAnsi"/>
        </w:rPr>
        <w:t>conformément aux</w:t>
      </w:r>
      <w:r w:rsidR="00635322" w:rsidRPr="004F6918">
        <w:rPr>
          <w:rFonts w:cstheme="minorHAnsi"/>
        </w:rPr>
        <w:t xml:space="preserve"> prérequis du projet.</w:t>
      </w:r>
    </w:p>
    <w:p w14:paraId="6C8154DC" w14:textId="77777777" w:rsidR="00E73F23" w:rsidRPr="004F6918" w:rsidRDefault="00611A37" w:rsidP="00A1618F">
      <w:pPr>
        <w:spacing w:after="0"/>
        <w:jc w:val="both"/>
        <w:rPr>
          <w:rFonts w:cstheme="minorHAnsi"/>
        </w:rPr>
      </w:pPr>
      <w:r w:rsidRPr="004F6918">
        <w:rPr>
          <w:rFonts w:cstheme="minorHAnsi"/>
        </w:rPr>
        <w:t>Concernant</w:t>
      </w:r>
      <w:r w:rsidR="00E73F23" w:rsidRPr="004F6918">
        <w:rPr>
          <w:rFonts w:cstheme="minorHAnsi"/>
        </w:rPr>
        <w:t xml:space="preserve"> les fonctionnalités spécifiques, nous avons utilisé les librairies FPDF pour la conception du document </w:t>
      </w:r>
      <w:r w:rsidR="00A63B63" w:rsidRPr="004F6918">
        <w:rPr>
          <w:rFonts w:cstheme="minorHAnsi"/>
        </w:rPr>
        <w:t>PDF</w:t>
      </w:r>
      <w:r w:rsidR="00E73F23" w:rsidRPr="004F6918">
        <w:rPr>
          <w:rFonts w:cstheme="minorHAnsi"/>
        </w:rPr>
        <w:t xml:space="preserve"> d’une recette, et </w:t>
      </w:r>
      <w:proofErr w:type="spellStart"/>
      <w:r w:rsidR="00E73F23" w:rsidRPr="004F6918">
        <w:rPr>
          <w:rFonts w:cstheme="minorHAnsi"/>
        </w:rPr>
        <w:t>PHPMailer</w:t>
      </w:r>
      <w:proofErr w:type="spellEnd"/>
      <w:r w:rsidR="00E73F23" w:rsidRPr="004F6918">
        <w:rPr>
          <w:rFonts w:cstheme="minorHAnsi"/>
        </w:rPr>
        <w:t xml:space="preserve"> pour l’envoi de la recette par courrier électronique.</w:t>
      </w:r>
    </w:p>
    <w:p w14:paraId="38A15B88" w14:textId="59A88C76" w:rsidR="00A1678B" w:rsidRPr="004F6918" w:rsidDel="00B91E7A" w:rsidRDefault="00A1678B" w:rsidP="00A1618F">
      <w:pPr>
        <w:spacing w:after="0"/>
        <w:jc w:val="both"/>
        <w:rPr>
          <w:del w:id="37" w:author="Valérie Houdaille" w:date="2023-07-05T19:27:00Z"/>
          <w:rFonts w:cstheme="minorHAnsi"/>
          <w:color w:val="FF0000"/>
        </w:rPr>
      </w:pPr>
      <w:del w:id="38" w:author="Valérie Houdaille" w:date="2023-07-05T19:27:00Z">
        <w:r w:rsidRPr="004F6918" w:rsidDel="00B91E7A">
          <w:rPr>
            <w:rFonts w:cstheme="minorHAnsi"/>
            <w:color w:val="FF0000"/>
          </w:rPr>
          <w:delText>Exemple de code.</w:delText>
        </w:r>
      </w:del>
    </w:p>
    <w:p w14:paraId="2141418E" w14:textId="62E05DD2" w:rsidR="00A63B63" w:rsidRDefault="00A63B63" w:rsidP="00A1618F">
      <w:pPr>
        <w:spacing w:after="0"/>
        <w:jc w:val="both"/>
        <w:rPr>
          <w:ins w:id="39" w:author="Valérie Houdaille" w:date="2023-07-05T19:27:00Z"/>
          <w:rFonts w:cstheme="minorHAnsi"/>
        </w:rPr>
      </w:pPr>
    </w:p>
    <w:p w14:paraId="547C3055" w14:textId="50CA66B7" w:rsidR="00B91E7A" w:rsidRDefault="00B91E7A" w:rsidP="00B91E7A">
      <w:pPr>
        <w:spacing w:after="0"/>
        <w:jc w:val="center"/>
        <w:rPr>
          <w:ins w:id="40" w:author="Valérie Houdaille" w:date="2023-07-05T19:27:00Z"/>
          <w:rFonts w:cstheme="minorHAnsi"/>
        </w:rPr>
      </w:pPr>
      <w:ins w:id="41" w:author="Valérie Houdaille" w:date="2023-07-05T19:27:00Z">
        <w:r w:rsidRPr="00B91E7A">
          <w:rPr>
            <w:rFonts w:cstheme="minorHAnsi"/>
          </w:rPr>
          <w:lastRenderedPageBreak/>
          <w:drawing>
            <wp:inline distT="0" distB="0" distL="0" distR="0" wp14:anchorId="5B80CF6C" wp14:editId="00E9E0CC">
              <wp:extent cx="5124633" cy="3060000"/>
              <wp:effectExtent l="152400" t="152400" r="342900" b="350520"/>
              <wp:docPr id="18"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10;&#10;Description générée automatiquement"/>
                      <pic:cNvPicPr/>
                    </pic:nvPicPr>
                    <pic:blipFill>
                      <a:blip r:embed="rId22"/>
                      <a:stretch>
                        <a:fillRect/>
                      </a:stretch>
                    </pic:blipFill>
                    <pic:spPr>
                      <a:xfrm>
                        <a:off x="0" y="0"/>
                        <a:ext cx="5124633" cy="306000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7FD367DF" w14:textId="7D083421" w:rsidR="00B91E7A" w:rsidRPr="004F6918" w:rsidDel="00B91E7A" w:rsidRDefault="00B91E7A" w:rsidP="00B91E7A">
      <w:pPr>
        <w:spacing w:after="0"/>
        <w:jc w:val="center"/>
        <w:rPr>
          <w:del w:id="42" w:author="Valérie Houdaille" w:date="2023-07-05T19:29:00Z"/>
          <w:rFonts w:cstheme="minorHAnsi"/>
        </w:rPr>
        <w:pPrChange w:id="43" w:author="Valérie Houdaille" w:date="2023-07-05T19:27:00Z">
          <w:pPr>
            <w:spacing w:after="0"/>
            <w:jc w:val="both"/>
          </w:pPr>
        </w:pPrChange>
      </w:pPr>
      <w:ins w:id="44" w:author="Valérie Houdaille" w:date="2023-07-05T19:28:00Z">
        <w:r w:rsidRPr="00B91E7A">
          <w:rPr>
            <w:rFonts w:cstheme="minorHAnsi"/>
          </w:rPr>
          <w:drawing>
            <wp:inline distT="0" distB="0" distL="0" distR="0" wp14:anchorId="03ABD68D" wp14:editId="1738E23C">
              <wp:extent cx="3893843" cy="2484000"/>
              <wp:effectExtent l="152400" t="152400" r="335280" b="335915"/>
              <wp:docPr id="19"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10;&#10;Description générée automatiquement"/>
                      <pic:cNvPicPr/>
                    </pic:nvPicPr>
                    <pic:blipFill>
                      <a:blip r:embed="rId23"/>
                      <a:stretch>
                        <a:fillRect/>
                      </a:stretch>
                    </pic:blipFill>
                    <pic:spPr>
                      <a:xfrm>
                        <a:off x="0" y="0"/>
                        <a:ext cx="3893843" cy="248400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29862C1D" w14:textId="49A0042E" w:rsidR="00B91E7A" w:rsidRDefault="00B91E7A" w:rsidP="00B91E7A">
      <w:pPr>
        <w:spacing w:after="0"/>
        <w:jc w:val="center"/>
        <w:rPr>
          <w:ins w:id="45" w:author="Valérie Houdaille" w:date="2023-07-05T19:28:00Z"/>
          <w:rFonts w:cstheme="minorHAnsi"/>
          <w:sz w:val="32"/>
          <w:szCs w:val="32"/>
          <w:u w:val="single"/>
        </w:rPr>
        <w:pPrChange w:id="46" w:author="Valérie Houdaille" w:date="2023-07-05T19:29:00Z">
          <w:pPr>
            <w:jc w:val="both"/>
          </w:pPr>
        </w:pPrChange>
      </w:pPr>
      <w:ins w:id="47" w:author="Valérie Houdaille" w:date="2023-07-05T19:28:00Z">
        <w:r w:rsidRPr="00B91E7A">
          <w:rPr>
            <w:rFonts w:cstheme="minorHAnsi"/>
            <w:sz w:val="32"/>
            <w:szCs w:val="32"/>
            <w:u w:val="single"/>
          </w:rPr>
          <w:lastRenderedPageBreak/>
          <w:drawing>
            <wp:inline distT="0" distB="0" distL="0" distR="0" wp14:anchorId="1ACD3D7E" wp14:editId="3E1E83E4">
              <wp:extent cx="3347826" cy="2736000"/>
              <wp:effectExtent l="152400" t="152400" r="347980" b="350520"/>
              <wp:docPr id="20"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10;&#10;Description générée automatiquement"/>
                      <pic:cNvPicPr/>
                    </pic:nvPicPr>
                    <pic:blipFill>
                      <a:blip r:embed="rId24"/>
                      <a:stretch>
                        <a:fillRect/>
                      </a:stretch>
                    </pic:blipFill>
                    <pic:spPr>
                      <a:xfrm>
                        <a:off x="0" y="0"/>
                        <a:ext cx="3347826" cy="2736000"/>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5F7CB38F" w14:textId="2FFA1F0E"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4E016005" w14:textId="77777777" w:rsidR="00BA290E" w:rsidRPr="004F6918" w:rsidRDefault="00BA290E" w:rsidP="00A1618F">
      <w:pPr>
        <w:pStyle w:val="Titre1"/>
        <w:numPr>
          <w:ilvl w:val="0"/>
          <w:numId w:val="5"/>
        </w:numPr>
        <w:spacing w:before="0" w:afterLines="60" w:after="144"/>
        <w:jc w:val="both"/>
        <w:rPr>
          <w:rFonts w:asciiTheme="minorHAnsi" w:hAnsiTheme="minorHAnsi" w:cstheme="minorHAnsi"/>
          <w:sz w:val="32"/>
          <w:szCs w:val="32"/>
          <w:u w:val="single"/>
        </w:rPr>
      </w:pPr>
      <w:bookmarkStart w:id="48" w:name="_Toc138855848"/>
      <w:r w:rsidRPr="004F6918">
        <w:rPr>
          <w:rFonts w:asciiTheme="minorHAnsi" w:hAnsiTheme="minorHAnsi" w:cstheme="minorHAnsi"/>
          <w:sz w:val="32"/>
          <w:szCs w:val="32"/>
          <w:u w:val="single"/>
        </w:rPr>
        <w:lastRenderedPageBreak/>
        <w:t>L’application mobile</w:t>
      </w:r>
      <w:bookmarkEnd w:id="48"/>
    </w:p>
    <w:p w14:paraId="25CD8F50" w14:textId="77777777" w:rsidR="00C254FB" w:rsidRPr="004F6918" w:rsidRDefault="00C254FB" w:rsidP="00A1618F">
      <w:pPr>
        <w:pStyle w:val="Titre2"/>
        <w:numPr>
          <w:ilvl w:val="0"/>
          <w:numId w:val="8"/>
        </w:numPr>
        <w:spacing w:before="0" w:afterLines="60" w:after="144"/>
        <w:jc w:val="both"/>
        <w:rPr>
          <w:rFonts w:asciiTheme="minorHAnsi" w:hAnsiTheme="minorHAnsi" w:cstheme="minorHAnsi"/>
        </w:rPr>
      </w:pPr>
      <w:bookmarkStart w:id="49" w:name="_Toc138855849"/>
      <w:r w:rsidRPr="004F6918">
        <w:rPr>
          <w:rFonts w:asciiTheme="minorHAnsi" w:hAnsiTheme="minorHAnsi" w:cstheme="minorHAnsi"/>
          <w:u w:val="single"/>
        </w:rPr>
        <w:t>Présentation</w:t>
      </w:r>
      <w:bookmarkEnd w:id="49"/>
    </w:p>
    <w:p w14:paraId="59FFAE54" w14:textId="77777777" w:rsidR="00C254FB" w:rsidRPr="004F6918" w:rsidRDefault="00A63B63" w:rsidP="00A1618F">
      <w:pPr>
        <w:spacing w:afterLines="60" w:after="144"/>
        <w:jc w:val="both"/>
        <w:rPr>
          <w:rFonts w:cstheme="minorHAnsi"/>
        </w:rPr>
      </w:pPr>
      <w:r w:rsidRPr="004F6918">
        <w:rPr>
          <w:rFonts w:cstheme="minorHAnsi"/>
        </w:rPr>
        <w:t xml:space="preserve">En complément de notre site, nous proposons aux utilisateurs de </w:t>
      </w:r>
      <w:r w:rsidR="00B14E77" w:rsidRPr="004F6918">
        <w:rPr>
          <w:rFonts w:cstheme="minorHAnsi"/>
        </w:rPr>
        <w:t>se connecter ou de créer un compte</w:t>
      </w:r>
      <w:r w:rsidR="006132E0" w:rsidRPr="004F6918">
        <w:rPr>
          <w:rFonts w:cstheme="minorHAnsi"/>
        </w:rPr>
        <w:t xml:space="preserve"> sur le site Les Voyageurs Gourmands</w:t>
      </w:r>
      <w:r w:rsidRPr="004F6918">
        <w:rPr>
          <w:rFonts w:cstheme="minorHAnsi"/>
        </w:rPr>
        <w:t>, via une application mobile</w:t>
      </w:r>
      <w:r w:rsidR="00B14E77" w:rsidRPr="004F6918">
        <w:rPr>
          <w:rFonts w:cstheme="minorHAnsi"/>
        </w:rPr>
        <w:t>.</w:t>
      </w:r>
    </w:p>
    <w:p w14:paraId="40CFA42F" w14:textId="77777777" w:rsidR="00C254FB" w:rsidRPr="004F6918" w:rsidRDefault="00C254FB" w:rsidP="00A1618F">
      <w:pPr>
        <w:spacing w:afterLines="60" w:after="144"/>
        <w:jc w:val="both"/>
        <w:rPr>
          <w:rFonts w:cstheme="minorHAnsi"/>
        </w:rPr>
      </w:pPr>
    </w:p>
    <w:p w14:paraId="78DA667A" w14:textId="77777777" w:rsidR="00C254FB" w:rsidRPr="004F6918" w:rsidRDefault="00C254FB" w:rsidP="00A1618F">
      <w:pPr>
        <w:pStyle w:val="Titre2"/>
        <w:numPr>
          <w:ilvl w:val="0"/>
          <w:numId w:val="8"/>
        </w:numPr>
        <w:spacing w:before="0" w:afterLines="60" w:after="144"/>
        <w:jc w:val="both"/>
        <w:rPr>
          <w:rFonts w:asciiTheme="minorHAnsi" w:hAnsiTheme="minorHAnsi" w:cstheme="minorHAnsi"/>
        </w:rPr>
      </w:pPr>
      <w:bookmarkStart w:id="50" w:name="_Toc138855850"/>
      <w:r w:rsidRPr="004F6918">
        <w:rPr>
          <w:rFonts w:asciiTheme="minorHAnsi" w:hAnsiTheme="minorHAnsi" w:cstheme="minorHAnsi"/>
          <w:u w:val="single"/>
        </w:rPr>
        <w:t>Organisation</w:t>
      </w:r>
      <w:bookmarkEnd w:id="50"/>
    </w:p>
    <w:p w14:paraId="6D9A5A7E" w14:textId="77777777" w:rsidR="00A63B63" w:rsidRPr="004F6918" w:rsidRDefault="00B14E77" w:rsidP="00A1618F">
      <w:pPr>
        <w:spacing w:after="0"/>
        <w:jc w:val="both"/>
        <w:rPr>
          <w:rFonts w:cstheme="minorHAnsi"/>
        </w:rPr>
      </w:pPr>
      <w:r w:rsidRPr="004F6918">
        <w:rPr>
          <w:rFonts w:cstheme="minorHAnsi"/>
        </w:rPr>
        <w:t>L’application est composée de 3 vues</w:t>
      </w:r>
      <w:r w:rsidR="00A63B63" w:rsidRPr="004F6918">
        <w:rPr>
          <w:rFonts w:cstheme="minorHAnsi"/>
        </w:rPr>
        <w:t> :</w:t>
      </w:r>
    </w:p>
    <w:p w14:paraId="558E7D7F"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de connexion,</w:t>
      </w:r>
    </w:p>
    <w:p w14:paraId="5671565D"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de création de compte,</w:t>
      </w:r>
    </w:p>
    <w:p w14:paraId="550B16D5"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affichant les données utilisateurs.</w:t>
      </w:r>
    </w:p>
    <w:p w14:paraId="2577DC8C" w14:textId="5CD1FDD7" w:rsidR="00B14E77" w:rsidRPr="004F6918" w:rsidRDefault="005262E1">
      <w:pPr>
        <w:spacing w:afterLines="60" w:after="144"/>
        <w:jc w:val="both"/>
        <w:rPr>
          <w:rFonts w:cstheme="minorHAnsi"/>
        </w:rPr>
        <w:pPrChange w:id="51" w:author="Valérie Houdaille" w:date="2023-06-28T16:54:00Z">
          <w:pPr>
            <w:spacing w:afterLines="60" w:after="144"/>
            <w:ind w:left="360"/>
            <w:jc w:val="both"/>
          </w:pPr>
        </w:pPrChange>
      </w:pPr>
      <w:r w:rsidRPr="004F6918">
        <w:rPr>
          <w:rFonts w:cstheme="minorHAnsi"/>
        </w:rPr>
        <w:t xml:space="preserve">La navigation s’effectue via les boutons d’interface « connexion », « créer un compte » et </w:t>
      </w:r>
      <w:r w:rsidR="006132E0" w:rsidRPr="004F6918">
        <w:rPr>
          <w:rFonts w:cstheme="minorHAnsi"/>
        </w:rPr>
        <w:t>« </w:t>
      </w:r>
      <w:del w:id="52" w:author="Valérie Houdaille" w:date="2023-06-28T16:54:00Z">
        <w:r w:rsidR="006132E0" w:rsidRPr="004F6918" w:rsidDel="00A5712F">
          <w:rPr>
            <w:rFonts w:cstheme="minorHAnsi"/>
          </w:rPr>
          <w:delText>créer un</w:delText>
        </w:r>
      </w:del>
      <w:ins w:id="53" w:author="Valérie Houdaille" w:date="2023-06-28T16:54:00Z">
        <w:r w:rsidR="00A5712F">
          <w:rPr>
            <w:rFonts w:cstheme="minorHAnsi"/>
          </w:rPr>
          <w:t>se déconnecter</w:t>
        </w:r>
      </w:ins>
      <w:del w:id="54" w:author="Valérie Houdaille" w:date="2023-06-28T16:54:00Z">
        <w:r w:rsidR="006132E0" w:rsidRPr="004F6918" w:rsidDel="00A5712F">
          <w:rPr>
            <w:rFonts w:cstheme="minorHAnsi"/>
          </w:rPr>
          <w:delText xml:space="preserve"> déconnexion</w:delText>
        </w:r>
      </w:del>
      <w:r w:rsidR="006132E0" w:rsidRPr="004F6918">
        <w:rPr>
          <w:rFonts w:cstheme="minorHAnsi"/>
        </w:rPr>
        <w:t> ».</w:t>
      </w:r>
    </w:p>
    <w:p w14:paraId="0254A14F" w14:textId="77777777" w:rsidR="007C6516" w:rsidRDefault="005262E1" w:rsidP="00A53694">
      <w:pPr>
        <w:keepNext/>
        <w:spacing w:afterLines="60" w:after="144"/>
        <w:jc w:val="center"/>
      </w:pPr>
      <w:r w:rsidRPr="004F6918">
        <w:rPr>
          <w:rFonts w:cstheme="minorHAnsi"/>
          <w:noProof/>
          <w:lang w:eastAsia="fr-FR"/>
        </w:rPr>
        <w:drawing>
          <wp:inline distT="0" distB="0" distL="0" distR="0" wp14:anchorId="2878EE98" wp14:editId="42660C58">
            <wp:extent cx="2134752" cy="2454813"/>
            <wp:effectExtent l="133350" t="114300" r="113665" b="13652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135442" cy="245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BCFAE4" w14:textId="77777777" w:rsidR="005262E1" w:rsidRDefault="007C6516" w:rsidP="00A53694">
      <w:pPr>
        <w:pStyle w:val="Lgende"/>
        <w:spacing w:after="144"/>
        <w:jc w:val="center"/>
        <w:rPr>
          <w:rFonts w:cstheme="minorHAnsi"/>
        </w:rPr>
      </w:pPr>
      <w:r>
        <w:t xml:space="preserve">Figure </w:t>
      </w:r>
      <w:fldSimple w:instr=" SEQ Figure \* ARABIC ">
        <w:r>
          <w:rPr>
            <w:noProof/>
          </w:rPr>
          <w:t>10</w:t>
        </w:r>
      </w:fldSimple>
      <w:r>
        <w:t>: Vue de la page de connexion de l'application mobile</w:t>
      </w:r>
    </w:p>
    <w:p w14:paraId="03F1B03C" w14:textId="77777777" w:rsidR="00D67D2E" w:rsidRPr="004F6918" w:rsidRDefault="00D67D2E" w:rsidP="00A1618F">
      <w:pPr>
        <w:spacing w:afterLines="60" w:after="144"/>
        <w:jc w:val="both"/>
        <w:rPr>
          <w:rFonts w:cstheme="minorHAnsi"/>
        </w:rPr>
      </w:pPr>
    </w:p>
    <w:p w14:paraId="6A02A921" w14:textId="77777777" w:rsidR="00C254FB" w:rsidRPr="004F6918" w:rsidRDefault="00C254FB" w:rsidP="00A1618F">
      <w:pPr>
        <w:pStyle w:val="Titre2"/>
        <w:numPr>
          <w:ilvl w:val="0"/>
          <w:numId w:val="8"/>
        </w:numPr>
        <w:spacing w:before="240" w:afterLines="60" w:after="144"/>
        <w:ind w:left="714" w:hanging="357"/>
        <w:jc w:val="both"/>
        <w:rPr>
          <w:rFonts w:asciiTheme="minorHAnsi" w:hAnsiTheme="minorHAnsi" w:cstheme="minorHAnsi"/>
        </w:rPr>
      </w:pPr>
      <w:bookmarkStart w:id="55" w:name="_Toc138855851"/>
      <w:r w:rsidRPr="004F6918">
        <w:rPr>
          <w:rFonts w:asciiTheme="minorHAnsi" w:hAnsiTheme="minorHAnsi" w:cstheme="minorHAnsi"/>
          <w:u w:val="single"/>
        </w:rPr>
        <w:t>Technique</w:t>
      </w:r>
      <w:bookmarkEnd w:id="55"/>
    </w:p>
    <w:p w14:paraId="031F428B" w14:textId="77777777" w:rsidR="00C254FB" w:rsidRPr="004F6918" w:rsidRDefault="00C254FB" w:rsidP="00A1618F">
      <w:pPr>
        <w:pStyle w:val="Titre3"/>
        <w:spacing w:before="0"/>
        <w:jc w:val="both"/>
        <w:rPr>
          <w:rFonts w:asciiTheme="minorHAnsi" w:hAnsiTheme="minorHAnsi" w:cstheme="minorHAnsi"/>
          <w:u w:val="single"/>
        </w:rPr>
      </w:pPr>
      <w:bookmarkStart w:id="56" w:name="_Toc138855852"/>
      <w:r w:rsidRPr="004F6918">
        <w:rPr>
          <w:rFonts w:asciiTheme="minorHAnsi" w:hAnsiTheme="minorHAnsi" w:cstheme="minorHAnsi"/>
          <w:u w:val="single"/>
        </w:rPr>
        <w:t>Structure</w:t>
      </w:r>
      <w:bookmarkEnd w:id="56"/>
    </w:p>
    <w:p w14:paraId="61487C20" w14:textId="77777777" w:rsidR="00C254FB" w:rsidRPr="004F6918" w:rsidRDefault="006132E0" w:rsidP="00A1618F">
      <w:pPr>
        <w:spacing w:after="0"/>
        <w:jc w:val="both"/>
        <w:rPr>
          <w:rFonts w:cstheme="minorHAnsi"/>
        </w:rPr>
      </w:pPr>
      <w:r w:rsidRPr="004F6918">
        <w:rPr>
          <w:rFonts w:cstheme="minorHAnsi"/>
        </w:rPr>
        <w:t xml:space="preserve">Notre application mobile se connecte à une API </w:t>
      </w:r>
      <w:r w:rsidR="00EB5FB1" w:rsidRPr="004F6918">
        <w:rPr>
          <w:rFonts w:cstheme="minorHAnsi"/>
        </w:rPr>
        <w:t xml:space="preserve">pour </w:t>
      </w:r>
      <w:r w:rsidRPr="004F6918">
        <w:rPr>
          <w:rFonts w:cstheme="minorHAnsi"/>
        </w:rPr>
        <w:t>accéder à la base de données.</w:t>
      </w:r>
    </w:p>
    <w:p w14:paraId="34CEC938" w14:textId="77777777" w:rsidR="006132E0" w:rsidRPr="004F6918" w:rsidRDefault="006132E0" w:rsidP="00A1618F">
      <w:pPr>
        <w:spacing w:after="0"/>
        <w:jc w:val="both"/>
        <w:rPr>
          <w:rFonts w:cstheme="minorHAnsi"/>
        </w:rPr>
      </w:pPr>
      <w:r w:rsidRPr="004F6918">
        <w:rPr>
          <w:rFonts w:cstheme="minorHAnsi"/>
        </w:rPr>
        <w:t xml:space="preserve">Notre programme comprend </w:t>
      </w:r>
      <w:r w:rsidR="00D67D2E">
        <w:rPr>
          <w:rFonts w:cstheme="minorHAnsi"/>
        </w:rPr>
        <w:t>le</w:t>
      </w:r>
      <w:r w:rsidRPr="004F6918">
        <w:rPr>
          <w:rFonts w:cstheme="minorHAnsi"/>
        </w:rPr>
        <w:t xml:space="preserve"> point d’entrée à l’application, </w:t>
      </w:r>
      <w:r w:rsidR="00D67D2E">
        <w:rPr>
          <w:rFonts w:cstheme="minorHAnsi"/>
        </w:rPr>
        <w:t>représenté par</w:t>
      </w:r>
      <w:r w:rsidRPr="004F6918">
        <w:rPr>
          <w:rFonts w:cstheme="minorHAnsi"/>
        </w:rPr>
        <w:t xml:space="preserve"> le fichier main, </w:t>
      </w:r>
      <w:r w:rsidR="00D67D2E">
        <w:rPr>
          <w:rFonts w:cstheme="minorHAnsi"/>
        </w:rPr>
        <w:t>puis</w:t>
      </w:r>
      <w:r w:rsidRPr="004F6918">
        <w:rPr>
          <w:rFonts w:cstheme="minorHAnsi"/>
        </w:rPr>
        <w:t xml:space="preserve"> chaque vue est gérée de manière indépendante, dans son propre fichier.</w:t>
      </w:r>
    </w:p>
    <w:p w14:paraId="7C0A41E8" w14:textId="0807700C" w:rsidR="006132E0" w:rsidRPr="004F6918" w:rsidRDefault="006132E0" w:rsidP="00A1618F">
      <w:pPr>
        <w:spacing w:afterLines="60" w:after="144"/>
        <w:jc w:val="both"/>
        <w:rPr>
          <w:rFonts w:cstheme="minorHAnsi"/>
        </w:rPr>
      </w:pPr>
      <w:r w:rsidRPr="004F6918">
        <w:rPr>
          <w:rFonts w:cstheme="minorHAnsi"/>
        </w:rPr>
        <w:t xml:space="preserve">Nous avons </w:t>
      </w:r>
      <w:r w:rsidR="00D67D2E">
        <w:rPr>
          <w:rFonts w:cstheme="minorHAnsi"/>
        </w:rPr>
        <w:t>également</w:t>
      </w:r>
      <w:r w:rsidRPr="004F6918">
        <w:rPr>
          <w:rFonts w:cstheme="minorHAnsi"/>
        </w:rPr>
        <w:t xml:space="preserve"> créé un fichier comprenant la classe Utilisateur, qui nous permet de collecter et afficher les données récupérées à partir de la base de données</w:t>
      </w:r>
      <w:ins w:id="57" w:author="Valérie Houdaille" w:date="2023-06-28T16:54:00Z">
        <w:r w:rsidR="00A5712F">
          <w:rPr>
            <w:rFonts w:cstheme="minorHAnsi"/>
          </w:rPr>
          <w:t>, via l’API</w:t>
        </w:r>
      </w:ins>
      <w:r w:rsidRPr="004F6918">
        <w:rPr>
          <w:rFonts w:cstheme="minorHAnsi"/>
        </w:rPr>
        <w:t>.</w:t>
      </w:r>
    </w:p>
    <w:p w14:paraId="308F55F2" w14:textId="77777777" w:rsidR="00C254FB" w:rsidRPr="004F6918" w:rsidRDefault="006132E0" w:rsidP="00A1618F">
      <w:pPr>
        <w:pStyle w:val="Titre3"/>
        <w:spacing w:before="0"/>
        <w:jc w:val="both"/>
        <w:rPr>
          <w:rFonts w:asciiTheme="minorHAnsi" w:hAnsiTheme="minorHAnsi" w:cstheme="minorHAnsi"/>
          <w:u w:val="single"/>
        </w:rPr>
      </w:pPr>
      <w:bookmarkStart w:id="58" w:name="_Toc138855853"/>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front</w:t>
      </w:r>
      <w:r w:rsidR="00EB5FB1" w:rsidRPr="004F6918">
        <w:rPr>
          <w:rFonts w:asciiTheme="minorHAnsi" w:hAnsiTheme="minorHAnsi" w:cstheme="minorHAnsi"/>
          <w:u w:val="single"/>
        </w:rPr>
        <w:t>end</w:t>
      </w:r>
      <w:bookmarkEnd w:id="58"/>
    </w:p>
    <w:p w14:paraId="05E0F7B7" w14:textId="77777777" w:rsidR="006132E0" w:rsidRPr="004F6918" w:rsidRDefault="006132E0" w:rsidP="00A1618F">
      <w:pPr>
        <w:spacing w:afterLines="60" w:after="144"/>
        <w:jc w:val="both"/>
        <w:rPr>
          <w:rFonts w:cstheme="minorHAnsi"/>
        </w:rPr>
      </w:pPr>
      <w:r w:rsidRPr="004F6918">
        <w:rPr>
          <w:rFonts w:cstheme="minorHAnsi"/>
        </w:rPr>
        <w:t>Nous</w:t>
      </w:r>
      <w:r w:rsidR="000959B8" w:rsidRPr="004F6918">
        <w:rPr>
          <w:rFonts w:cstheme="minorHAnsi"/>
        </w:rPr>
        <w:t xml:space="preserve"> avons </w:t>
      </w:r>
      <w:r w:rsidRPr="004F6918">
        <w:rPr>
          <w:rFonts w:cstheme="minorHAnsi"/>
        </w:rPr>
        <w:t>utilisé le kit de développement Flu</w:t>
      </w:r>
      <w:r w:rsidR="000959B8" w:rsidRPr="004F6918">
        <w:rPr>
          <w:rFonts w:cstheme="minorHAnsi"/>
        </w:rPr>
        <w:t xml:space="preserve">tter, un </w:t>
      </w:r>
      <w:r w:rsidRPr="004F6918">
        <w:rPr>
          <w:rFonts w:cstheme="minorHAnsi"/>
        </w:rPr>
        <w:t>Framework</w:t>
      </w:r>
      <w:r w:rsidR="000959B8" w:rsidRPr="004F6918">
        <w:rPr>
          <w:rFonts w:cstheme="minorHAnsi"/>
        </w:rPr>
        <w:t xml:space="preserve"> open-source développé par Google</w:t>
      </w:r>
      <w:r w:rsidRPr="004F6918">
        <w:rPr>
          <w:rFonts w:cstheme="minorHAnsi"/>
        </w:rPr>
        <w:t xml:space="preserve">, qui </w:t>
      </w:r>
      <w:r w:rsidR="00D67D2E">
        <w:rPr>
          <w:rFonts w:cstheme="minorHAnsi"/>
        </w:rPr>
        <w:t>offre la possibilité de</w:t>
      </w:r>
      <w:r w:rsidR="000959B8" w:rsidRPr="004F6918">
        <w:rPr>
          <w:rFonts w:cstheme="minorHAnsi"/>
        </w:rPr>
        <w:t xml:space="preserve"> créer des interfaces utilisateur réactives, fluides et attrayantes pour les applications iOS et Android</w:t>
      </w:r>
      <w:r w:rsidR="005737D0">
        <w:rPr>
          <w:rFonts w:cstheme="minorHAnsi"/>
        </w:rPr>
        <w:t>, ainsi que l</w:t>
      </w:r>
      <w:r w:rsidR="00D67D2E">
        <w:rPr>
          <w:rFonts w:cstheme="minorHAnsi"/>
        </w:rPr>
        <w:t>e langage de programmation frontend Dart.</w:t>
      </w:r>
    </w:p>
    <w:p w14:paraId="228BCFF2" w14:textId="77777777" w:rsidR="00C254FB" w:rsidRPr="004F6918" w:rsidRDefault="00C254FB" w:rsidP="00A1618F">
      <w:pPr>
        <w:spacing w:afterLines="60" w:after="144"/>
        <w:jc w:val="both"/>
        <w:rPr>
          <w:rFonts w:cstheme="minorHAnsi"/>
          <w:color w:val="FF0000"/>
        </w:rPr>
      </w:pPr>
      <w:r w:rsidRPr="004F6918">
        <w:rPr>
          <w:rFonts w:cstheme="minorHAnsi"/>
          <w:color w:val="FF0000"/>
        </w:rPr>
        <w:t>Exemple de code.</w:t>
      </w:r>
    </w:p>
    <w:p w14:paraId="68B52DAF" w14:textId="77777777" w:rsidR="00C254FB" w:rsidRPr="004F6918" w:rsidRDefault="00EB5FB1" w:rsidP="00A1618F">
      <w:pPr>
        <w:pStyle w:val="Titre3"/>
        <w:spacing w:before="0"/>
        <w:jc w:val="both"/>
        <w:rPr>
          <w:rFonts w:asciiTheme="minorHAnsi" w:hAnsiTheme="minorHAnsi" w:cstheme="minorHAnsi"/>
          <w:u w:val="single"/>
        </w:rPr>
      </w:pPr>
      <w:bookmarkStart w:id="59" w:name="_Toc138855854"/>
      <w:r w:rsidRPr="004F6918">
        <w:rPr>
          <w:rFonts w:asciiTheme="minorHAnsi" w:hAnsiTheme="minorHAnsi" w:cstheme="minorHAnsi"/>
          <w:u w:val="single"/>
        </w:rPr>
        <w:lastRenderedPageBreak/>
        <w:t>Langage</w:t>
      </w:r>
      <w:r w:rsidR="00C254FB" w:rsidRPr="004F6918">
        <w:rPr>
          <w:rFonts w:asciiTheme="minorHAnsi" w:hAnsiTheme="minorHAnsi" w:cstheme="minorHAnsi"/>
          <w:u w:val="single"/>
        </w:rPr>
        <w:t xml:space="preserve"> Back</w:t>
      </w:r>
      <w:r w:rsidRPr="004F6918">
        <w:rPr>
          <w:rFonts w:asciiTheme="minorHAnsi" w:hAnsiTheme="minorHAnsi" w:cstheme="minorHAnsi"/>
          <w:u w:val="single"/>
        </w:rPr>
        <w:t>end</w:t>
      </w:r>
      <w:bookmarkEnd w:id="59"/>
    </w:p>
    <w:p w14:paraId="09A68A50" w14:textId="77777777" w:rsidR="00EB5FB1" w:rsidRPr="004F6918" w:rsidRDefault="00EB5FB1" w:rsidP="00A1618F">
      <w:pPr>
        <w:spacing w:after="0"/>
        <w:jc w:val="both"/>
        <w:rPr>
          <w:rFonts w:cstheme="minorHAnsi"/>
        </w:rPr>
      </w:pPr>
      <w:r w:rsidRPr="004F6918">
        <w:rPr>
          <w:rFonts w:cstheme="minorHAnsi"/>
        </w:rPr>
        <w:t xml:space="preserve">Nous avons développé notre application </w:t>
      </w:r>
      <w:r w:rsidR="005737D0">
        <w:rPr>
          <w:rFonts w:cstheme="minorHAnsi"/>
        </w:rPr>
        <w:t>avec</w:t>
      </w:r>
      <w:r w:rsidRPr="004F6918">
        <w:rPr>
          <w:rFonts w:cstheme="minorHAnsi"/>
        </w:rPr>
        <w:t xml:space="preserve"> le langage Dart.</w:t>
      </w:r>
    </w:p>
    <w:p w14:paraId="5514DC94" w14:textId="77777777" w:rsidR="00EB5FB1" w:rsidRPr="004F6918" w:rsidRDefault="00EB5FB1" w:rsidP="00A1618F">
      <w:pPr>
        <w:spacing w:after="0"/>
        <w:jc w:val="both"/>
        <w:rPr>
          <w:rFonts w:cstheme="minorHAnsi"/>
        </w:rPr>
      </w:pPr>
      <w:r w:rsidRPr="004F6918">
        <w:rPr>
          <w:rFonts w:cstheme="minorHAnsi"/>
        </w:rPr>
        <w:t xml:space="preserve">L’application </w:t>
      </w:r>
      <w:r w:rsidR="005737D0">
        <w:rPr>
          <w:rFonts w:cstheme="minorHAnsi"/>
        </w:rPr>
        <w:t xml:space="preserve">mobile </w:t>
      </w:r>
      <w:r w:rsidRPr="004F6918">
        <w:rPr>
          <w:rFonts w:cstheme="minorHAnsi"/>
        </w:rPr>
        <w:t>communique avec la base de données grâce à une API</w:t>
      </w:r>
      <w:r w:rsidR="005737D0">
        <w:rPr>
          <w:rFonts w:cstheme="minorHAnsi"/>
        </w:rPr>
        <w:t>,</w:t>
      </w:r>
      <w:r w:rsidRPr="004F6918">
        <w:rPr>
          <w:rFonts w:cstheme="minorHAnsi"/>
        </w:rPr>
        <w:t xml:space="preserve"> développée en PHP 8.</w:t>
      </w:r>
    </w:p>
    <w:p w14:paraId="1C5EF87A" w14:textId="77777777" w:rsidR="00EB5FB1" w:rsidRPr="004F6918" w:rsidRDefault="00EB5FB1" w:rsidP="00A1618F">
      <w:pPr>
        <w:spacing w:after="0"/>
        <w:jc w:val="both"/>
        <w:rPr>
          <w:rFonts w:cstheme="minorHAnsi"/>
        </w:rPr>
      </w:pPr>
    </w:p>
    <w:p w14:paraId="026F2A94" w14:textId="77777777" w:rsidR="00BA290E" w:rsidRPr="004F6918" w:rsidRDefault="00C254FB" w:rsidP="00A1618F">
      <w:pPr>
        <w:spacing w:afterLines="60" w:after="144"/>
        <w:jc w:val="both"/>
        <w:rPr>
          <w:rFonts w:cstheme="minorHAnsi"/>
          <w:color w:val="FF0000"/>
        </w:rPr>
      </w:pPr>
      <w:r w:rsidRPr="004F6918">
        <w:rPr>
          <w:rFonts w:cstheme="minorHAnsi"/>
          <w:color w:val="FF0000"/>
        </w:rPr>
        <w:t>Exemple de code.</w:t>
      </w:r>
    </w:p>
    <w:p w14:paraId="7DC12376" w14:textId="77777777" w:rsidR="00EB5FB1" w:rsidRPr="004F6918" w:rsidRDefault="00EB5FB1" w:rsidP="00A1618F">
      <w:pPr>
        <w:spacing w:afterLines="60" w:after="144"/>
        <w:jc w:val="both"/>
        <w:rPr>
          <w:rFonts w:cstheme="minorHAnsi"/>
          <w:color w:val="FF0000"/>
        </w:rPr>
      </w:pPr>
    </w:p>
    <w:p w14:paraId="757A72CF" w14:textId="77777777"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7593533A" w14:textId="77777777" w:rsidR="00BA290E" w:rsidRPr="005737D0" w:rsidRDefault="00BA290E" w:rsidP="00A1618F">
      <w:pPr>
        <w:pStyle w:val="Titre1"/>
        <w:numPr>
          <w:ilvl w:val="0"/>
          <w:numId w:val="5"/>
        </w:numPr>
        <w:spacing w:before="0" w:afterLines="60" w:after="144"/>
        <w:jc w:val="both"/>
        <w:rPr>
          <w:rFonts w:asciiTheme="minorHAnsi" w:hAnsiTheme="minorHAnsi" w:cstheme="minorHAnsi"/>
          <w:sz w:val="32"/>
          <w:szCs w:val="32"/>
          <w:u w:val="single"/>
        </w:rPr>
      </w:pPr>
      <w:bookmarkStart w:id="60" w:name="_Toc138855855"/>
      <w:r w:rsidRPr="005737D0">
        <w:rPr>
          <w:rFonts w:asciiTheme="minorHAnsi" w:hAnsiTheme="minorHAnsi" w:cstheme="minorHAnsi"/>
          <w:sz w:val="32"/>
          <w:szCs w:val="32"/>
          <w:u w:val="single"/>
        </w:rPr>
        <w:lastRenderedPageBreak/>
        <w:t>Retour d’</w:t>
      </w:r>
      <w:r w:rsidR="002249FE" w:rsidRPr="005737D0">
        <w:rPr>
          <w:rFonts w:asciiTheme="minorHAnsi" w:hAnsiTheme="minorHAnsi" w:cstheme="minorHAnsi"/>
          <w:sz w:val="32"/>
          <w:szCs w:val="32"/>
          <w:u w:val="single"/>
        </w:rPr>
        <w:t>expérience</w:t>
      </w:r>
      <w:bookmarkEnd w:id="60"/>
    </w:p>
    <w:p w14:paraId="2FECC4CB" w14:textId="77777777" w:rsidR="005737D0" w:rsidRDefault="00C35BA3" w:rsidP="00A1618F">
      <w:pPr>
        <w:spacing w:after="0"/>
        <w:jc w:val="both"/>
        <w:rPr>
          <w:rFonts w:cstheme="minorHAnsi"/>
        </w:rPr>
      </w:pPr>
      <w:r w:rsidRPr="004F6918">
        <w:rPr>
          <w:rFonts w:cstheme="minorHAnsi"/>
        </w:rPr>
        <w:t>Ce</w:t>
      </w:r>
      <w:r w:rsidR="005737D0">
        <w:rPr>
          <w:rFonts w:cstheme="minorHAnsi"/>
        </w:rPr>
        <w:t xml:space="preserve"> projet collaboratif </w:t>
      </w:r>
      <w:r w:rsidRPr="004F6918">
        <w:rPr>
          <w:rFonts w:cstheme="minorHAnsi"/>
        </w:rPr>
        <w:t>nous a permi</w:t>
      </w:r>
      <w:r w:rsidR="00EB5FB1" w:rsidRPr="004F6918">
        <w:rPr>
          <w:rFonts w:cstheme="minorHAnsi"/>
        </w:rPr>
        <w:t>s</w:t>
      </w:r>
      <w:r w:rsidRPr="004F6918">
        <w:rPr>
          <w:rFonts w:cstheme="minorHAnsi"/>
        </w:rPr>
        <w:t xml:space="preserve"> de </w:t>
      </w:r>
      <w:r w:rsidR="00EB5FB1" w:rsidRPr="004F6918">
        <w:rPr>
          <w:rFonts w:cstheme="minorHAnsi"/>
        </w:rPr>
        <w:t>gérer</w:t>
      </w:r>
      <w:r w:rsidRPr="004F6918">
        <w:rPr>
          <w:rFonts w:cstheme="minorHAnsi"/>
        </w:rPr>
        <w:t xml:space="preserve"> un projet </w:t>
      </w:r>
      <w:r w:rsidR="005737D0">
        <w:rPr>
          <w:rFonts w:cstheme="minorHAnsi"/>
        </w:rPr>
        <w:t xml:space="preserve">de site internet et application mobile </w:t>
      </w:r>
      <w:r w:rsidRPr="004F6918">
        <w:rPr>
          <w:rFonts w:cstheme="minorHAnsi"/>
        </w:rPr>
        <w:t>de A à Z</w:t>
      </w:r>
      <w:r w:rsidR="00EB5FB1" w:rsidRPr="004F6918">
        <w:rPr>
          <w:rFonts w:cstheme="minorHAnsi"/>
        </w:rPr>
        <w:t>,</w:t>
      </w:r>
      <w:r w:rsidRPr="004F6918">
        <w:rPr>
          <w:rFonts w:cstheme="minorHAnsi"/>
        </w:rPr>
        <w:t xml:space="preserve"> </w:t>
      </w:r>
      <w:r w:rsidR="00EB5FB1" w:rsidRPr="004F6918">
        <w:rPr>
          <w:rFonts w:cstheme="minorHAnsi"/>
        </w:rPr>
        <w:t>depuis sa</w:t>
      </w:r>
      <w:r w:rsidRPr="004F6918">
        <w:rPr>
          <w:rFonts w:cstheme="minorHAnsi"/>
        </w:rPr>
        <w:t xml:space="preserve"> </w:t>
      </w:r>
      <w:r w:rsidR="00EB5FB1" w:rsidRPr="004F6918">
        <w:rPr>
          <w:rFonts w:cstheme="minorHAnsi"/>
        </w:rPr>
        <w:t>mise en route jusqu’à s</w:t>
      </w:r>
      <w:r w:rsidRPr="004F6918">
        <w:rPr>
          <w:rFonts w:cstheme="minorHAnsi"/>
        </w:rPr>
        <w:t>a livraison</w:t>
      </w:r>
      <w:r w:rsidR="00EB5FB1" w:rsidRPr="004F6918">
        <w:rPr>
          <w:rFonts w:cstheme="minorHAnsi"/>
        </w:rPr>
        <w:t xml:space="preserve"> finale</w:t>
      </w:r>
      <w:r w:rsidRPr="004F6918">
        <w:rPr>
          <w:rFonts w:cstheme="minorHAnsi"/>
        </w:rPr>
        <w:t>.</w:t>
      </w:r>
    </w:p>
    <w:p w14:paraId="294668CE" w14:textId="77777777" w:rsidR="005737D0" w:rsidRDefault="00EB5FB1" w:rsidP="00A1618F">
      <w:pPr>
        <w:spacing w:after="0"/>
        <w:jc w:val="both"/>
        <w:rPr>
          <w:rFonts w:cstheme="minorHAnsi"/>
        </w:rPr>
      </w:pPr>
      <w:r w:rsidRPr="004F6918">
        <w:rPr>
          <w:rFonts w:cstheme="minorHAnsi"/>
        </w:rPr>
        <w:t xml:space="preserve">Le projet étant conséquent, cela a </w:t>
      </w:r>
      <w:r w:rsidR="00167B83" w:rsidRPr="004F6918">
        <w:rPr>
          <w:rFonts w:cstheme="minorHAnsi"/>
        </w:rPr>
        <w:t>nécessité</w:t>
      </w:r>
      <w:r w:rsidRPr="004F6918">
        <w:rPr>
          <w:rFonts w:cstheme="minorHAnsi"/>
        </w:rPr>
        <w:t xml:space="preserve"> </w:t>
      </w:r>
      <w:r w:rsidR="00C35BA3" w:rsidRPr="004F6918">
        <w:rPr>
          <w:rFonts w:cstheme="minorHAnsi"/>
        </w:rPr>
        <w:t>plusieurs remises en question sur nos choix</w:t>
      </w:r>
      <w:r w:rsidRPr="004F6918">
        <w:rPr>
          <w:rFonts w:cstheme="minorHAnsi"/>
        </w:rPr>
        <w:t xml:space="preserve"> et nos priorités</w:t>
      </w:r>
      <w:r w:rsidR="00C35BA3" w:rsidRPr="004F6918">
        <w:rPr>
          <w:rFonts w:cstheme="minorHAnsi"/>
        </w:rPr>
        <w:t>.</w:t>
      </w:r>
    </w:p>
    <w:p w14:paraId="0D2F5E23" w14:textId="77777777" w:rsidR="00167B83" w:rsidRPr="004F6918" w:rsidRDefault="005737D0" w:rsidP="00A1618F">
      <w:pPr>
        <w:spacing w:after="60"/>
        <w:jc w:val="both"/>
        <w:rPr>
          <w:rFonts w:cstheme="minorHAnsi"/>
        </w:rPr>
      </w:pPr>
      <w:r>
        <w:rPr>
          <w:rFonts w:cstheme="minorHAnsi"/>
        </w:rPr>
        <w:t>Le</w:t>
      </w:r>
      <w:r w:rsidR="00167B83" w:rsidRPr="004F6918">
        <w:rPr>
          <w:rFonts w:cstheme="minorHAnsi"/>
        </w:rPr>
        <w:t xml:space="preserve"> travail de réflexion </w:t>
      </w:r>
      <w:r>
        <w:rPr>
          <w:rFonts w:cstheme="minorHAnsi"/>
        </w:rPr>
        <w:t>préliminaire</w:t>
      </w:r>
      <w:r w:rsidR="00167B83" w:rsidRPr="004F6918">
        <w:rPr>
          <w:rFonts w:cstheme="minorHAnsi"/>
        </w:rPr>
        <w:t xml:space="preserve">, </w:t>
      </w:r>
      <w:r w:rsidR="00B346FC">
        <w:rPr>
          <w:rFonts w:cstheme="minorHAnsi"/>
        </w:rPr>
        <w:t>combiné</w:t>
      </w:r>
      <w:r w:rsidR="00167B83" w:rsidRPr="004F6918">
        <w:rPr>
          <w:rFonts w:cstheme="minorHAnsi"/>
        </w:rPr>
        <w:t xml:space="preserve"> à nos outils de </w:t>
      </w:r>
      <w:r>
        <w:rPr>
          <w:rFonts w:cstheme="minorHAnsi"/>
        </w:rPr>
        <w:t>suivi</w:t>
      </w:r>
      <w:r w:rsidR="00167B83" w:rsidRPr="004F6918">
        <w:rPr>
          <w:rFonts w:cstheme="minorHAnsi"/>
        </w:rPr>
        <w:t xml:space="preserve">, </w:t>
      </w:r>
      <w:r w:rsidR="00B346FC">
        <w:rPr>
          <w:rFonts w:cstheme="minorHAnsi"/>
        </w:rPr>
        <w:t>a joué un rôle essentiel dans l’optimisation de</w:t>
      </w:r>
      <w:r w:rsidR="00167B83" w:rsidRPr="004F6918">
        <w:rPr>
          <w:rFonts w:cstheme="minorHAnsi"/>
        </w:rPr>
        <w:t xml:space="preserve"> nos phases de développement</w:t>
      </w:r>
      <w:r w:rsidR="00B346FC">
        <w:rPr>
          <w:rFonts w:cstheme="minorHAnsi"/>
        </w:rPr>
        <w:t>, tout en offrant une flexibilité dans l’évolution du projet.</w:t>
      </w:r>
    </w:p>
    <w:p w14:paraId="6D3B1A23" w14:textId="77777777" w:rsidR="00B346FC" w:rsidRDefault="00B346FC" w:rsidP="00A1618F">
      <w:pPr>
        <w:spacing w:after="0"/>
        <w:jc w:val="both"/>
        <w:rPr>
          <w:rFonts w:cstheme="minorHAnsi"/>
        </w:rPr>
      </w:pPr>
      <w:r>
        <w:rPr>
          <w:rFonts w:cstheme="minorHAnsi"/>
        </w:rPr>
        <w:t>De plus, e</w:t>
      </w:r>
      <w:r w:rsidR="00167B83" w:rsidRPr="004F6918">
        <w:rPr>
          <w:rFonts w:cstheme="minorHAnsi"/>
        </w:rPr>
        <w:t xml:space="preserve">n travaillant </w:t>
      </w:r>
      <w:r w:rsidR="005737D0">
        <w:rPr>
          <w:rFonts w:cstheme="minorHAnsi"/>
        </w:rPr>
        <w:t>sur</w:t>
      </w:r>
      <w:r w:rsidR="00167B83" w:rsidRPr="004F6918">
        <w:rPr>
          <w:rFonts w:cstheme="minorHAnsi"/>
        </w:rPr>
        <w:t xml:space="preserve"> le modèle MVC</w:t>
      </w:r>
      <w:del w:id="61" w:author="Valérie Houdaille" w:date="2023-06-28T16:57:00Z">
        <w:r w:rsidR="00167B83" w:rsidRPr="004F6918" w:rsidDel="00540DAB">
          <w:rPr>
            <w:rFonts w:cstheme="minorHAnsi"/>
          </w:rPr>
          <w:delText>D</w:delText>
        </w:r>
      </w:del>
      <w:r w:rsidR="00167B83" w:rsidRPr="004F6918">
        <w:rPr>
          <w:rFonts w:cstheme="minorHAnsi"/>
        </w:rPr>
        <w:t xml:space="preserve"> (Modèle-Vue-Contrôleur), nous avons acquis une meilleure compréhension des interactions entre la partie backend et la partie frontend.</w:t>
      </w:r>
    </w:p>
    <w:p w14:paraId="0F669E1D" w14:textId="77777777" w:rsidR="00B361A9" w:rsidRPr="004F6918" w:rsidRDefault="00167B83" w:rsidP="00A1618F">
      <w:pPr>
        <w:spacing w:after="60"/>
        <w:jc w:val="both"/>
        <w:rPr>
          <w:rFonts w:cstheme="minorHAnsi"/>
        </w:rPr>
      </w:pPr>
      <w:r w:rsidRPr="004F6918">
        <w:rPr>
          <w:rFonts w:cstheme="minorHAnsi"/>
        </w:rPr>
        <w:t>Cela a nécessité un temps d’adaptation et quelques ajustements au sein de l’équipe, pour améliorer la propreté et la qualité du code, en fonction des connaissances de chacun.</w:t>
      </w:r>
    </w:p>
    <w:p w14:paraId="6ECC7980" w14:textId="167FAF6D" w:rsidR="00EB5FB1" w:rsidRDefault="00EB5FB1" w:rsidP="00A1618F">
      <w:pPr>
        <w:spacing w:after="60"/>
        <w:jc w:val="both"/>
        <w:rPr>
          <w:ins w:id="62" w:author="Valérie Houdaille" w:date="2023-06-28T17:04:00Z"/>
          <w:rFonts w:cstheme="minorHAnsi"/>
        </w:rPr>
      </w:pPr>
      <w:r w:rsidRPr="004F6918">
        <w:rPr>
          <w:rFonts w:cstheme="minorHAnsi"/>
        </w:rPr>
        <w:t>Le</w:t>
      </w:r>
      <w:r w:rsidR="00167B83" w:rsidRPr="004F6918">
        <w:rPr>
          <w:rFonts w:cstheme="minorHAnsi"/>
        </w:rPr>
        <w:t>s fonctionnalités initiales du site étaient plus étendues</w:t>
      </w:r>
      <w:r w:rsidRPr="004F6918">
        <w:rPr>
          <w:rFonts w:cstheme="minorHAnsi"/>
        </w:rPr>
        <w:t>, cependant</w:t>
      </w:r>
      <w:r w:rsidR="00167B83" w:rsidRPr="004F6918">
        <w:rPr>
          <w:rFonts w:cstheme="minorHAnsi"/>
        </w:rPr>
        <w:t>,</w:t>
      </w:r>
      <w:r w:rsidRPr="004F6918">
        <w:rPr>
          <w:rFonts w:cstheme="minorHAnsi"/>
        </w:rPr>
        <w:t xml:space="preserve"> </w:t>
      </w:r>
      <w:r w:rsidR="00167B83" w:rsidRPr="004F6918">
        <w:rPr>
          <w:rFonts w:cstheme="minorHAnsi"/>
        </w:rPr>
        <w:t xml:space="preserve">en raison du </w:t>
      </w:r>
      <w:r w:rsidRPr="004F6918">
        <w:rPr>
          <w:rFonts w:cstheme="minorHAnsi"/>
        </w:rPr>
        <w:t xml:space="preserve">temps </w:t>
      </w:r>
      <w:r w:rsidR="00167B83" w:rsidRPr="004F6918">
        <w:rPr>
          <w:rFonts w:cstheme="minorHAnsi"/>
        </w:rPr>
        <w:t>imparti, nous avons dû nous</w:t>
      </w:r>
      <w:r w:rsidRPr="004F6918">
        <w:rPr>
          <w:rFonts w:cstheme="minorHAnsi"/>
        </w:rPr>
        <w:t xml:space="preserve"> recentrer sur les fonctionnalités essentielles</w:t>
      </w:r>
      <w:r w:rsidR="00167B83" w:rsidRPr="004F6918">
        <w:rPr>
          <w:rFonts w:cstheme="minorHAnsi"/>
        </w:rPr>
        <w:t>, et</w:t>
      </w:r>
      <w:r w:rsidRPr="004F6918">
        <w:rPr>
          <w:rFonts w:cstheme="minorHAnsi"/>
        </w:rPr>
        <w:t xml:space="preserve"> </w:t>
      </w:r>
      <w:r w:rsidR="00167B83" w:rsidRPr="004F6918">
        <w:rPr>
          <w:rFonts w:cstheme="minorHAnsi"/>
        </w:rPr>
        <w:t>qui</w:t>
      </w:r>
      <w:r w:rsidRPr="004F6918">
        <w:rPr>
          <w:rFonts w:cstheme="minorHAnsi"/>
        </w:rPr>
        <w:t xml:space="preserve"> représenta</w:t>
      </w:r>
      <w:r w:rsidR="00167B83" w:rsidRPr="004F6918">
        <w:rPr>
          <w:rFonts w:cstheme="minorHAnsi"/>
        </w:rPr>
        <w:t xml:space="preserve">ient </w:t>
      </w:r>
      <w:r w:rsidRPr="004F6918">
        <w:rPr>
          <w:rFonts w:cstheme="minorHAnsi"/>
        </w:rPr>
        <w:t>l’ADN de notre projet.</w:t>
      </w:r>
    </w:p>
    <w:p w14:paraId="3B79A477" w14:textId="6978866B" w:rsidR="00540DAB" w:rsidRPr="004F6918" w:rsidRDefault="00540DAB" w:rsidP="00A1618F">
      <w:pPr>
        <w:spacing w:after="60"/>
        <w:jc w:val="both"/>
        <w:rPr>
          <w:rFonts w:cstheme="minorHAnsi"/>
        </w:rPr>
      </w:pPr>
      <w:ins w:id="63" w:author="Valérie Houdaille" w:date="2023-06-28T17:05:00Z">
        <w:r>
          <w:rPr>
            <w:rFonts w:cstheme="minorHAnsi"/>
          </w:rPr>
          <w:t>Si nou</w:t>
        </w:r>
      </w:ins>
      <w:ins w:id="64" w:author="Valérie Houdaille" w:date="2023-06-28T17:06:00Z">
        <w:r>
          <w:rPr>
            <w:rFonts w:cstheme="minorHAnsi"/>
          </w:rPr>
          <w:t xml:space="preserve">s devions évoquer des difficultés, </w:t>
        </w:r>
      </w:ins>
      <w:ins w:id="65" w:author="Valérie Houdaille" w:date="2023-06-28T17:11:00Z">
        <w:r w:rsidR="00563146">
          <w:rPr>
            <w:rFonts w:cstheme="minorHAnsi"/>
          </w:rPr>
          <w:t>elles</w:t>
        </w:r>
      </w:ins>
      <w:ins w:id="66" w:author="Valérie Houdaille" w:date="2023-06-28T17:06:00Z">
        <w:r>
          <w:rPr>
            <w:rFonts w:cstheme="minorHAnsi"/>
          </w:rPr>
          <w:t xml:space="preserve"> </w:t>
        </w:r>
      </w:ins>
      <w:ins w:id="67" w:author="Valérie Houdaille" w:date="2023-06-28T17:11:00Z">
        <w:r w:rsidR="00563146">
          <w:rPr>
            <w:rFonts w:cstheme="minorHAnsi"/>
          </w:rPr>
          <w:t>concernaient</w:t>
        </w:r>
      </w:ins>
      <w:ins w:id="68" w:author="Valérie Houdaille" w:date="2023-06-28T17:05:00Z">
        <w:r>
          <w:rPr>
            <w:rFonts w:cstheme="minorHAnsi"/>
          </w:rPr>
          <w:t xml:space="preserve"> la disponibilité des membres de l’équipe en dehors des heures de cours, chacun ayant des contraintes et rythmes </w:t>
        </w:r>
      </w:ins>
      <w:ins w:id="69" w:author="Valérie Houdaille" w:date="2023-06-28T17:11:00Z">
        <w:r w:rsidR="00563146">
          <w:rPr>
            <w:rFonts w:cstheme="minorHAnsi"/>
          </w:rPr>
          <w:t>différents</w:t>
        </w:r>
      </w:ins>
      <w:ins w:id="70" w:author="Valérie Houdaille" w:date="2023-06-28T17:06:00Z">
        <w:r>
          <w:rPr>
            <w:rFonts w:cstheme="minorHAnsi"/>
          </w:rPr>
          <w:t xml:space="preserve">, </w:t>
        </w:r>
      </w:ins>
      <w:ins w:id="71" w:author="Valérie Houdaille" w:date="2023-06-28T17:11:00Z">
        <w:r w:rsidR="00563146">
          <w:rPr>
            <w:rFonts w:cstheme="minorHAnsi"/>
          </w:rPr>
          <w:t>ain</w:t>
        </w:r>
      </w:ins>
      <w:ins w:id="72" w:author="Valérie Houdaille" w:date="2023-06-28T17:12:00Z">
        <w:r w:rsidR="00563146">
          <w:rPr>
            <w:rFonts w:cstheme="minorHAnsi"/>
          </w:rPr>
          <w:t>si que</w:t>
        </w:r>
      </w:ins>
      <w:ins w:id="73" w:author="Valérie Houdaille" w:date="2023-06-28T17:06:00Z">
        <w:r>
          <w:rPr>
            <w:rFonts w:cstheme="minorHAnsi"/>
          </w:rPr>
          <w:t xml:space="preserve"> </w:t>
        </w:r>
      </w:ins>
      <w:ins w:id="74" w:author="Valérie Houdaille" w:date="2023-06-28T17:12:00Z">
        <w:r w:rsidR="00563146">
          <w:rPr>
            <w:rFonts w:cstheme="minorHAnsi"/>
          </w:rPr>
          <w:t>des</w:t>
        </w:r>
      </w:ins>
      <w:ins w:id="75" w:author="Valérie Houdaille" w:date="2023-06-28T17:06:00Z">
        <w:r>
          <w:rPr>
            <w:rFonts w:cstheme="minorHAnsi"/>
          </w:rPr>
          <w:t xml:space="preserve"> niveau</w:t>
        </w:r>
      </w:ins>
      <w:ins w:id="76" w:author="Valérie Houdaille" w:date="2023-06-28T17:12:00Z">
        <w:r w:rsidR="00563146">
          <w:rPr>
            <w:rFonts w:cstheme="minorHAnsi"/>
          </w:rPr>
          <w:t>x</w:t>
        </w:r>
      </w:ins>
      <w:ins w:id="77" w:author="Valérie Houdaille" w:date="2023-06-28T17:06:00Z">
        <w:r>
          <w:rPr>
            <w:rFonts w:cstheme="minorHAnsi"/>
          </w:rPr>
          <w:t xml:space="preserve"> de connaissances</w:t>
        </w:r>
      </w:ins>
      <w:ins w:id="78" w:author="Valérie Houdaille" w:date="2023-06-28T17:07:00Z">
        <w:r w:rsidR="00563146">
          <w:rPr>
            <w:rFonts w:cstheme="minorHAnsi"/>
          </w:rPr>
          <w:t xml:space="preserve"> </w:t>
        </w:r>
      </w:ins>
      <w:ins w:id="79" w:author="Valérie Houdaille" w:date="2023-06-28T17:12:00Z">
        <w:r w:rsidR="00563146">
          <w:rPr>
            <w:rFonts w:cstheme="minorHAnsi"/>
          </w:rPr>
          <w:t>distincts</w:t>
        </w:r>
      </w:ins>
      <w:ins w:id="80" w:author="Valérie Houdaille" w:date="2023-06-28T17:05:00Z">
        <w:r>
          <w:rPr>
            <w:rFonts w:cstheme="minorHAnsi"/>
          </w:rPr>
          <w:t xml:space="preserve">. Mais, nous avons malgré tout réussi à </w:t>
        </w:r>
      </w:ins>
      <w:ins w:id="81" w:author="Valérie Houdaille" w:date="2023-06-28T17:07:00Z">
        <w:r w:rsidR="00563146">
          <w:rPr>
            <w:rFonts w:cstheme="minorHAnsi"/>
          </w:rPr>
          <w:t xml:space="preserve">maintenir une communication fluide, avec des réponses </w:t>
        </w:r>
      </w:ins>
      <w:ins w:id="82" w:author="Valérie Houdaille" w:date="2023-06-28T17:08:00Z">
        <w:r w:rsidR="00563146">
          <w:rPr>
            <w:rFonts w:cstheme="minorHAnsi"/>
          </w:rPr>
          <w:t>dans la journée</w:t>
        </w:r>
      </w:ins>
      <w:ins w:id="83" w:author="Valérie Houdaille" w:date="2023-06-28T17:13:00Z">
        <w:r w:rsidR="00563146">
          <w:rPr>
            <w:rFonts w:cstheme="minorHAnsi"/>
          </w:rPr>
          <w:t xml:space="preserve">. De plus, </w:t>
        </w:r>
      </w:ins>
      <w:ins w:id="84" w:author="Valérie Houdaille" w:date="2023-06-28T17:09:00Z">
        <w:r w:rsidR="00563146">
          <w:rPr>
            <w:rFonts w:cstheme="minorHAnsi"/>
          </w:rPr>
          <w:t xml:space="preserve">lorsqu’un </w:t>
        </w:r>
      </w:ins>
      <w:ins w:id="85" w:author="Valérie Houdaille" w:date="2023-06-28T17:08:00Z">
        <w:r w:rsidR="00563146">
          <w:rPr>
            <w:rFonts w:cstheme="minorHAnsi"/>
          </w:rPr>
          <w:t xml:space="preserve">membre </w:t>
        </w:r>
      </w:ins>
      <w:ins w:id="86" w:author="Valérie Houdaille" w:date="2023-06-28T17:10:00Z">
        <w:r w:rsidR="00563146">
          <w:rPr>
            <w:rFonts w:cstheme="minorHAnsi"/>
          </w:rPr>
          <w:t>du groupe</w:t>
        </w:r>
      </w:ins>
      <w:ins w:id="87" w:author="Valérie Houdaille" w:date="2023-06-28T17:08:00Z">
        <w:r w:rsidR="00563146">
          <w:rPr>
            <w:rFonts w:cstheme="minorHAnsi"/>
          </w:rPr>
          <w:t xml:space="preserve"> </w:t>
        </w:r>
      </w:ins>
      <w:ins w:id="88" w:author="Valérie Houdaille" w:date="2023-06-28T17:09:00Z">
        <w:r w:rsidR="00563146">
          <w:rPr>
            <w:rFonts w:cstheme="minorHAnsi"/>
          </w:rPr>
          <w:t>se trouvait en</w:t>
        </w:r>
      </w:ins>
      <w:ins w:id="89" w:author="Valérie Houdaille" w:date="2023-06-28T17:08:00Z">
        <w:r w:rsidR="00563146">
          <w:rPr>
            <w:rFonts w:cstheme="minorHAnsi"/>
          </w:rPr>
          <w:t xml:space="preserve"> difficulté</w:t>
        </w:r>
      </w:ins>
      <w:ins w:id="90" w:author="Valérie Houdaille" w:date="2023-06-28T17:09:00Z">
        <w:r w:rsidR="00563146">
          <w:rPr>
            <w:rFonts w:cstheme="minorHAnsi"/>
          </w:rPr>
          <w:t xml:space="preserve"> sur un su</w:t>
        </w:r>
      </w:ins>
      <w:ins w:id="91" w:author="Valérie Houdaille" w:date="2023-06-28T17:10:00Z">
        <w:r w:rsidR="00563146">
          <w:rPr>
            <w:rFonts w:cstheme="minorHAnsi"/>
          </w:rPr>
          <w:t>jet, il</w:t>
        </w:r>
      </w:ins>
      <w:ins w:id="92" w:author="Valérie Houdaille" w:date="2023-06-28T17:08:00Z">
        <w:r w:rsidR="00563146">
          <w:rPr>
            <w:rFonts w:cstheme="minorHAnsi"/>
          </w:rPr>
          <w:t xml:space="preserve"> </w:t>
        </w:r>
      </w:ins>
      <w:ins w:id="93" w:author="Valérie Houdaille" w:date="2023-06-28T17:14:00Z">
        <w:r w:rsidR="00563146">
          <w:rPr>
            <w:rFonts w:cstheme="minorHAnsi"/>
          </w:rPr>
          <w:t xml:space="preserve">bénéficiait de </w:t>
        </w:r>
      </w:ins>
      <w:ins w:id="94" w:author="Valérie Houdaille" w:date="2023-06-28T17:08:00Z">
        <w:r w:rsidR="00563146">
          <w:rPr>
            <w:rFonts w:cstheme="minorHAnsi"/>
          </w:rPr>
          <w:t xml:space="preserve">l’aide </w:t>
        </w:r>
      </w:ins>
      <w:ins w:id="95" w:author="Valérie Houdaille" w:date="2023-06-28T17:14:00Z">
        <w:r w:rsidR="00563146">
          <w:rPr>
            <w:rFonts w:cstheme="minorHAnsi"/>
          </w:rPr>
          <w:t>ou du relais</w:t>
        </w:r>
      </w:ins>
      <w:ins w:id="96" w:author="Valérie Houdaille" w:date="2023-06-28T17:08:00Z">
        <w:r w:rsidR="00563146">
          <w:rPr>
            <w:rFonts w:cstheme="minorHAnsi"/>
          </w:rPr>
          <w:t xml:space="preserve"> de</w:t>
        </w:r>
      </w:ins>
      <w:ins w:id="97" w:author="Valérie Houdaille" w:date="2023-06-28T17:10:00Z">
        <w:r w:rsidR="00563146">
          <w:rPr>
            <w:rFonts w:cstheme="minorHAnsi"/>
          </w:rPr>
          <w:t xml:space="preserve"> l’équipe</w:t>
        </w:r>
      </w:ins>
      <w:ins w:id="98" w:author="Valérie Houdaille" w:date="2023-06-28T17:09:00Z">
        <w:r w:rsidR="00563146">
          <w:rPr>
            <w:rFonts w:cstheme="minorHAnsi"/>
          </w:rPr>
          <w:t>.</w:t>
        </w:r>
      </w:ins>
    </w:p>
    <w:p w14:paraId="355E21D5" w14:textId="3FBAB009" w:rsidR="00167B83" w:rsidRPr="004F6918" w:rsidRDefault="00167B83" w:rsidP="00A1618F">
      <w:pPr>
        <w:spacing w:afterLines="60" w:after="144"/>
        <w:jc w:val="both"/>
        <w:rPr>
          <w:rFonts w:cstheme="minorHAnsi"/>
        </w:rPr>
      </w:pPr>
      <w:del w:id="99" w:author="Valérie Houdaille" w:date="2023-06-28T16:58:00Z">
        <w:r w:rsidRPr="004F6918" w:rsidDel="00540DAB">
          <w:rPr>
            <w:rFonts w:cstheme="minorHAnsi"/>
          </w:rPr>
          <w:delText>Lors de la conception de notre site web et de sa base de données, nous avons conservé certaines idées</w:delText>
        </w:r>
        <w:r w:rsidR="004F6918" w:rsidRPr="004F6918" w:rsidDel="00540DAB">
          <w:rPr>
            <w:rFonts w:cstheme="minorHAnsi"/>
          </w:rPr>
          <w:delText xml:space="preserve"> pour pouvoir le faire ensuite évoluer. </w:delText>
        </w:r>
        <w:r w:rsidRPr="004F6918" w:rsidDel="00540DAB">
          <w:rPr>
            <w:rFonts w:cstheme="minorHAnsi"/>
          </w:rPr>
          <w:delText xml:space="preserve">Les évolutions possibles et envisagées </w:delText>
        </w:r>
        <w:r w:rsidR="004F6918" w:rsidRPr="004F6918" w:rsidDel="00540DAB">
          <w:rPr>
            <w:rFonts w:cstheme="minorHAnsi"/>
          </w:rPr>
          <w:delText>sont les suivantes :</w:delText>
        </w:r>
        <w:r w:rsidRPr="004F6918" w:rsidDel="00540DAB">
          <w:rPr>
            <w:rFonts w:cstheme="minorHAnsi"/>
          </w:rPr>
          <w:delText xml:space="preserve"> la possibilité pour l’utilisateur de commenter les recettes, le filtrage des recettes par pays et non pas seulement par continent, le réajustement des quantités d’ingrédients en fonctions du nombre de personnes ou la recherche d’une recette par un ou plusieurs ingrédients.</w:delText>
        </w:r>
      </w:del>
    </w:p>
    <w:p w14:paraId="7744A571" w14:textId="77777777" w:rsidR="002B196E" w:rsidRDefault="002B196E" w:rsidP="00A1618F">
      <w:pPr>
        <w:spacing w:afterLines="60" w:after="144"/>
        <w:jc w:val="both"/>
        <w:rPr>
          <w:rFonts w:cstheme="minorHAnsi"/>
          <w:color w:val="FF0000"/>
        </w:rPr>
      </w:pPr>
    </w:p>
    <w:p w14:paraId="1F8BE1AE" w14:textId="77777777" w:rsidR="00B346FC" w:rsidRPr="005737D0" w:rsidRDefault="00B346FC" w:rsidP="00A1618F">
      <w:pPr>
        <w:pStyle w:val="Titre1"/>
        <w:spacing w:before="0" w:afterLines="60" w:after="144"/>
        <w:jc w:val="both"/>
        <w:rPr>
          <w:rFonts w:asciiTheme="minorHAnsi" w:hAnsiTheme="minorHAnsi" w:cstheme="minorHAnsi"/>
          <w:sz w:val="32"/>
          <w:szCs w:val="32"/>
          <w:u w:val="single"/>
        </w:rPr>
      </w:pPr>
      <w:bookmarkStart w:id="100" w:name="_Toc138855856"/>
      <w:r>
        <w:rPr>
          <w:rFonts w:asciiTheme="minorHAnsi" w:hAnsiTheme="minorHAnsi" w:cstheme="minorHAnsi"/>
          <w:sz w:val="32"/>
          <w:szCs w:val="32"/>
          <w:u w:val="single"/>
        </w:rPr>
        <w:t>Conclusion</w:t>
      </w:r>
      <w:bookmarkEnd w:id="100"/>
    </w:p>
    <w:p w14:paraId="545D8CFA" w14:textId="219A6F26" w:rsidR="00D12307" w:rsidDel="00563146" w:rsidRDefault="00B346FC" w:rsidP="00A1618F">
      <w:pPr>
        <w:spacing w:after="0"/>
        <w:jc w:val="both"/>
        <w:rPr>
          <w:del w:id="101" w:author="Valérie Houdaille" w:date="2023-06-28T17:14:00Z"/>
          <w:rFonts w:cstheme="minorHAnsi"/>
        </w:rPr>
      </w:pPr>
      <w:r>
        <w:rPr>
          <w:rFonts w:cstheme="minorHAnsi"/>
        </w:rPr>
        <w:t xml:space="preserve">Ce projet collaboratif </w:t>
      </w:r>
      <w:r w:rsidR="00D12307">
        <w:rPr>
          <w:rFonts w:cstheme="minorHAnsi"/>
        </w:rPr>
        <w:t xml:space="preserve">nous a </w:t>
      </w:r>
      <w:r>
        <w:rPr>
          <w:rFonts w:cstheme="minorHAnsi"/>
        </w:rPr>
        <w:t xml:space="preserve">offert une expérience </w:t>
      </w:r>
      <w:r w:rsidR="00D12307">
        <w:rPr>
          <w:rFonts w:cstheme="minorHAnsi"/>
        </w:rPr>
        <w:t>enrichissante sur la</w:t>
      </w:r>
      <w:r>
        <w:rPr>
          <w:rFonts w:cstheme="minorHAnsi"/>
        </w:rPr>
        <w:t xml:space="preserve"> gestion de projet.</w:t>
      </w:r>
      <w:ins w:id="102" w:author="Valérie Houdaille" w:date="2023-06-28T17:14:00Z">
        <w:r w:rsidR="00563146">
          <w:rPr>
            <w:rFonts w:cstheme="minorHAnsi"/>
          </w:rPr>
          <w:t xml:space="preserve"> </w:t>
        </w:r>
      </w:ins>
    </w:p>
    <w:p w14:paraId="23F63893" w14:textId="6897311C" w:rsidR="00D12307" w:rsidRDefault="00B346FC" w:rsidP="00A1618F">
      <w:pPr>
        <w:spacing w:after="0"/>
        <w:jc w:val="both"/>
        <w:rPr>
          <w:rFonts w:cstheme="minorHAnsi"/>
        </w:rPr>
      </w:pPr>
      <w:r>
        <w:rPr>
          <w:rFonts w:cstheme="minorHAnsi"/>
        </w:rPr>
        <w:t>Nous avons pu utiliser divers outils de méthodologie</w:t>
      </w:r>
      <w:ins w:id="103" w:author="Valérie Houdaille" w:date="2023-06-28T17:14:00Z">
        <w:r w:rsidR="00563146">
          <w:rPr>
            <w:rFonts w:cstheme="minorHAnsi"/>
          </w:rPr>
          <w:t>,</w:t>
        </w:r>
      </w:ins>
      <w:r>
        <w:rPr>
          <w:rFonts w:cstheme="minorHAnsi"/>
        </w:rPr>
        <w:t xml:space="preserve"> et constater leur impact positif sur l’évolution du projet.</w:t>
      </w:r>
    </w:p>
    <w:p w14:paraId="37E52C81" w14:textId="627ECBC9" w:rsidR="00B346FC" w:rsidRDefault="00D12307" w:rsidP="00A1618F">
      <w:pPr>
        <w:spacing w:after="0"/>
        <w:jc w:val="both"/>
      </w:pPr>
      <w:r>
        <w:rPr>
          <w:rFonts w:cstheme="minorHAnsi"/>
        </w:rPr>
        <w:t xml:space="preserve">En complément de ces outils, nous avons constaté l’importance de </w:t>
      </w:r>
      <w:r w:rsidR="00B346FC">
        <w:t>la communication au sein du groupe</w:t>
      </w:r>
      <w:ins w:id="104" w:author="Valérie Houdaille" w:date="2023-06-28T17:15:00Z">
        <w:r w:rsidR="00563146">
          <w:t>, dans l’aboutissement du projet et le respect des délais</w:t>
        </w:r>
      </w:ins>
      <w:r>
        <w:t xml:space="preserve">. </w:t>
      </w:r>
      <w:del w:id="105" w:author="Valérie Houdaille" w:date="2023-06-28T17:17:00Z">
        <w:r w:rsidDel="001A5F2C">
          <w:delText xml:space="preserve">Cette </w:delText>
        </w:r>
      </w:del>
      <w:ins w:id="106" w:author="Valérie Houdaille" w:date="2023-06-28T17:17:00Z">
        <w:r w:rsidR="001A5F2C">
          <w:t xml:space="preserve">La </w:t>
        </w:r>
      </w:ins>
      <w:r>
        <w:t xml:space="preserve">fluidité </w:t>
      </w:r>
      <w:del w:id="107" w:author="Valérie Houdaille" w:date="2023-06-28T17:17:00Z">
        <w:r w:rsidDel="001A5F2C">
          <w:delText xml:space="preserve">dans </w:delText>
        </w:r>
      </w:del>
      <w:ins w:id="108" w:author="Valérie Houdaille" w:date="2023-06-28T17:17:00Z">
        <w:r w:rsidR="001A5F2C">
          <w:t>des</w:t>
        </w:r>
      </w:ins>
      <w:del w:id="109" w:author="Valérie Houdaille" w:date="2023-06-28T17:17:00Z">
        <w:r w:rsidDel="001A5F2C">
          <w:delText>les</w:delText>
        </w:r>
      </w:del>
      <w:r>
        <w:t xml:space="preserve"> échanges </w:t>
      </w:r>
      <w:r w:rsidR="00B346FC">
        <w:t>a permis à chacun de s’adapter et réagir</w:t>
      </w:r>
      <w:ins w:id="110" w:author="Valérie Houdaille" w:date="2023-06-28T17:20:00Z">
        <w:r w:rsidR="001A5F2C">
          <w:t>,</w:t>
        </w:r>
      </w:ins>
      <w:r w:rsidR="00B346FC">
        <w:t xml:space="preserve"> en fonction des contraintes </w:t>
      </w:r>
      <w:r>
        <w:t>et</w:t>
      </w:r>
      <w:r w:rsidR="00B346FC">
        <w:t xml:space="preserve"> difficultés des autres.</w:t>
      </w:r>
    </w:p>
    <w:p w14:paraId="6DE9272E" w14:textId="520418AB" w:rsidR="00B346FC" w:rsidRDefault="00B346FC" w:rsidP="00A1618F">
      <w:pPr>
        <w:pStyle w:val="Listepuces"/>
        <w:numPr>
          <w:ilvl w:val="0"/>
          <w:numId w:val="0"/>
        </w:numPr>
        <w:jc w:val="both"/>
      </w:pPr>
      <w:r>
        <w:t xml:space="preserve">Sur </w:t>
      </w:r>
      <w:r w:rsidR="00D12307">
        <w:t>le plan</w:t>
      </w:r>
      <w:r>
        <w:t xml:space="preserve"> technologique, le développement en langage objet et </w:t>
      </w:r>
      <w:r w:rsidR="00D12307">
        <w:t xml:space="preserve">l’utilisation du modèle </w:t>
      </w:r>
      <w:r>
        <w:t>MVC</w:t>
      </w:r>
      <w:r w:rsidR="00D12307">
        <w:t>, très utilisés dans le monde de l’entreprise,</w:t>
      </w:r>
      <w:r>
        <w:t xml:space="preserve"> étai</w:t>
      </w:r>
      <w:r w:rsidR="00D12307">
        <w:t>ent</w:t>
      </w:r>
      <w:r>
        <w:t xml:space="preserve"> très intéressant</w:t>
      </w:r>
      <w:r w:rsidR="00D12307">
        <w:t>s</w:t>
      </w:r>
      <w:ins w:id="111" w:author="Valérie Houdaille" w:date="2023-06-28T17:22:00Z">
        <w:r w:rsidR="001A5F2C">
          <w:t xml:space="preserve"> pour notre culture personnelle et </w:t>
        </w:r>
        <w:proofErr w:type="gramStart"/>
        <w:r w:rsidR="001A5F2C">
          <w:t xml:space="preserve">professionnelle </w:t>
        </w:r>
      </w:ins>
      <w:r w:rsidR="00D12307">
        <w:t>.</w:t>
      </w:r>
      <w:proofErr w:type="gramEnd"/>
      <w:r w:rsidR="00D12307">
        <w:t xml:space="preserve"> </w:t>
      </w:r>
      <w:ins w:id="112" w:author="Valérie Houdaille" w:date="2023-06-28T17:23:00Z">
        <w:r w:rsidR="001A5F2C">
          <w:t xml:space="preserve">Ce projet nous a aussi donné l’occasion </w:t>
        </w:r>
      </w:ins>
      <w:del w:id="113" w:author="Valérie Houdaille" w:date="2023-06-28T17:23:00Z">
        <w:r w:rsidDel="001A5F2C">
          <w:delText xml:space="preserve">Nous avons également </w:delText>
        </w:r>
      </w:del>
      <w:ins w:id="114" w:author="Valérie Houdaille" w:date="2023-06-28T17:23:00Z">
        <w:r w:rsidR="001A5F2C">
          <w:t>d’</w:t>
        </w:r>
      </w:ins>
      <w:r>
        <w:t>abord</w:t>
      </w:r>
      <w:ins w:id="115" w:author="Valérie Houdaille" w:date="2023-06-28T17:23:00Z">
        <w:r w:rsidR="001A5F2C">
          <w:t>er</w:t>
        </w:r>
      </w:ins>
      <w:del w:id="116" w:author="Valérie Houdaille" w:date="2023-06-28T17:23:00Z">
        <w:r w:rsidDel="001A5F2C">
          <w:delText>é</w:delText>
        </w:r>
      </w:del>
      <w:r>
        <w:t xml:space="preserve"> une toute nouvelle compétence, avec la découverte du développement mobile.</w:t>
      </w:r>
    </w:p>
    <w:p w14:paraId="2490F325" w14:textId="77777777" w:rsidR="00D12307" w:rsidRPr="00B346FC" w:rsidRDefault="00D12307" w:rsidP="00A1618F">
      <w:pPr>
        <w:pStyle w:val="Listepuces"/>
        <w:numPr>
          <w:ilvl w:val="0"/>
          <w:numId w:val="0"/>
        </w:numPr>
        <w:jc w:val="both"/>
      </w:pPr>
    </w:p>
    <w:sectPr w:rsidR="00D12307" w:rsidRPr="00B346FC" w:rsidSect="00A6101F">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40BDA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5019B"/>
    <w:multiLevelType w:val="hybridMultilevel"/>
    <w:tmpl w:val="51C8CEFC"/>
    <w:lvl w:ilvl="0" w:tplc="0AD04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177AEC"/>
    <w:multiLevelType w:val="hybridMultilevel"/>
    <w:tmpl w:val="01C07440"/>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C04D86"/>
    <w:multiLevelType w:val="hybridMultilevel"/>
    <w:tmpl w:val="2236B7C0"/>
    <w:lvl w:ilvl="0" w:tplc="C6A8C6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D37DA7"/>
    <w:multiLevelType w:val="hybridMultilevel"/>
    <w:tmpl w:val="7A88272A"/>
    <w:lvl w:ilvl="0" w:tplc="CB2026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564207"/>
    <w:multiLevelType w:val="hybridMultilevel"/>
    <w:tmpl w:val="905470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A040B3C"/>
    <w:multiLevelType w:val="hybridMultilevel"/>
    <w:tmpl w:val="2236B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2D64F4"/>
    <w:multiLevelType w:val="hybridMultilevel"/>
    <w:tmpl w:val="17709858"/>
    <w:lvl w:ilvl="0" w:tplc="19F8B4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90154E"/>
    <w:multiLevelType w:val="hybridMultilevel"/>
    <w:tmpl w:val="1770985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0E25EC"/>
    <w:multiLevelType w:val="hybridMultilevel"/>
    <w:tmpl w:val="C68A28D4"/>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8907300">
    <w:abstractNumId w:val="9"/>
  </w:num>
  <w:num w:numId="2" w16cid:durableId="800803863">
    <w:abstractNumId w:val="13"/>
  </w:num>
  <w:num w:numId="3" w16cid:durableId="2093693190">
    <w:abstractNumId w:val="7"/>
  </w:num>
  <w:num w:numId="4" w16cid:durableId="1190608774">
    <w:abstractNumId w:val="1"/>
  </w:num>
  <w:num w:numId="5" w16cid:durableId="595215568">
    <w:abstractNumId w:val="10"/>
  </w:num>
  <w:num w:numId="6" w16cid:durableId="1220945439">
    <w:abstractNumId w:val="5"/>
  </w:num>
  <w:num w:numId="7" w16cid:durableId="1218277225">
    <w:abstractNumId w:val="4"/>
  </w:num>
  <w:num w:numId="8" w16cid:durableId="14119743">
    <w:abstractNumId w:val="2"/>
  </w:num>
  <w:num w:numId="9" w16cid:durableId="21904534">
    <w:abstractNumId w:val="12"/>
  </w:num>
  <w:num w:numId="10" w16cid:durableId="596718887">
    <w:abstractNumId w:val="3"/>
  </w:num>
  <w:num w:numId="11" w16cid:durableId="1304500756">
    <w:abstractNumId w:val="6"/>
  </w:num>
  <w:num w:numId="12" w16cid:durableId="1618371843">
    <w:abstractNumId w:val="8"/>
  </w:num>
  <w:num w:numId="13" w16cid:durableId="528876373">
    <w:abstractNumId w:val="11"/>
  </w:num>
  <w:num w:numId="14" w16cid:durableId="6551833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érie Houdaille">
    <w15:presenceInfo w15:providerId="AD" w15:userId="S::valerie.houdaille@hinodev.com::37f75256-6bdd-4091-9493-52b8d06728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72C2B"/>
    <w:rsid w:val="0002212E"/>
    <w:rsid w:val="00054E69"/>
    <w:rsid w:val="000654F6"/>
    <w:rsid w:val="0008357F"/>
    <w:rsid w:val="000959B8"/>
    <w:rsid w:val="000B4DA5"/>
    <w:rsid w:val="000F6361"/>
    <w:rsid w:val="00115F0F"/>
    <w:rsid w:val="00123B2C"/>
    <w:rsid w:val="00167B83"/>
    <w:rsid w:val="001A5F2C"/>
    <w:rsid w:val="001B53D3"/>
    <w:rsid w:val="001C3FBA"/>
    <w:rsid w:val="001C7003"/>
    <w:rsid w:val="001D2C6D"/>
    <w:rsid w:val="002249FE"/>
    <w:rsid w:val="00226171"/>
    <w:rsid w:val="00232923"/>
    <w:rsid w:val="00234E1B"/>
    <w:rsid w:val="00262D54"/>
    <w:rsid w:val="00266F3A"/>
    <w:rsid w:val="002B196E"/>
    <w:rsid w:val="00326217"/>
    <w:rsid w:val="003A4075"/>
    <w:rsid w:val="003B5868"/>
    <w:rsid w:val="003C1F88"/>
    <w:rsid w:val="00443E2A"/>
    <w:rsid w:val="004662E1"/>
    <w:rsid w:val="0048628E"/>
    <w:rsid w:val="00494F2F"/>
    <w:rsid w:val="004F2F6F"/>
    <w:rsid w:val="004F6918"/>
    <w:rsid w:val="00510898"/>
    <w:rsid w:val="005262E1"/>
    <w:rsid w:val="00533510"/>
    <w:rsid w:val="00540DAB"/>
    <w:rsid w:val="00543513"/>
    <w:rsid w:val="00563146"/>
    <w:rsid w:val="005737D0"/>
    <w:rsid w:val="00582D87"/>
    <w:rsid w:val="005E1199"/>
    <w:rsid w:val="005E6942"/>
    <w:rsid w:val="00603BA1"/>
    <w:rsid w:val="00611A37"/>
    <w:rsid w:val="006132E0"/>
    <w:rsid w:val="00635322"/>
    <w:rsid w:val="00657C0F"/>
    <w:rsid w:val="00661E1A"/>
    <w:rsid w:val="00665352"/>
    <w:rsid w:val="00671763"/>
    <w:rsid w:val="00673D7B"/>
    <w:rsid w:val="00736A34"/>
    <w:rsid w:val="007C6516"/>
    <w:rsid w:val="007C7BC6"/>
    <w:rsid w:val="007D4E40"/>
    <w:rsid w:val="008118FE"/>
    <w:rsid w:val="008165AE"/>
    <w:rsid w:val="0085763F"/>
    <w:rsid w:val="008609B2"/>
    <w:rsid w:val="00866073"/>
    <w:rsid w:val="008B4F93"/>
    <w:rsid w:val="00913A9D"/>
    <w:rsid w:val="00925654"/>
    <w:rsid w:val="0093517F"/>
    <w:rsid w:val="0099530F"/>
    <w:rsid w:val="009D491E"/>
    <w:rsid w:val="009E43DE"/>
    <w:rsid w:val="009F7985"/>
    <w:rsid w:val="00A10CE8"/>
    <w:rsid w:val="00A1618F"/>
    <w:rsid w:val="00A1678B"/>
    <w:rsid w:val="00A21EB6"/>
    <w:rsid w:val="00A331D5"/>
    <w:rsid w:val="00A44BD3"/>
    <w:rsid w:val="00A53694"/>
    <w:rsid w:val="00A5712F"/>
    <w:rsid w:val="00A57FAE"/>
    <w:rsid w:val="00A6101F"/>
    <w:rsid w:val="00A63B63"/>
    <w:rsid w:val="00A6549A"/>
    <w:rsid w:val="00A74A01"/>
    <w:rsid w:val="00AC3CCA"/>
    <w:rsid w:val="00AD5DE7"/>
    <w:rsid w:val="00B0565A"/>
    <w:rsid w:val="00B14E77"/>
    <w:rsid w:val="00B346FC"/>
    <w:rsid w:val="00B361A9"/>
    <w:rsid w:val="00B406A4"/>
    <w:rsid w:val="00B4757C"/>
    <w:rsid w:val="00B723B3"/>
    <w:rsid w:val="00B91E7A"/>
    <w:rsid w:val="00BA09F7"/>
    <w:rsid w:val="00BA290E"/>
    <w:rsid w:val="00BB16E5"/>
    <w:rsid w:val="00C004DF"/>
    <w:rsid w:val="00C15198"/>
    <w:rsid w:val="00C254FB"/>
    <w:rsid w:val="00C35BA3"/>
    <w:rsid w:val="00C72C2B"/>
    <w:rsid w:val="00C73AF0"/>
    <w:rsid w:val="00C75230"/>
    <w:rsid w:val="00CE4E16"/>
    <w:rsid w:val="00CF1D62"/>
    <w:rsid w:val="00D12307"/>
    <w:rsid w:val="00D67D2E"/>
    <w:rsid w:val="00DC07B4"/>
    <w:rsid w:val="00E022A8"/>
    <w:rsid w:val="00E06810"/>
    <w:rsid w:val="00E1493B"/>
    <w:rsid w:val="00E444C1"/>
    <w:rsid w:val="00E73F23"/>
    <w:rsid w:val="00E904C9"/>
    <w:rsid w:val="00EB4AAF"/>
    <w:rsid w:val="00EB5FB1"/>
    <w:rsid w:val="00EC0288"/>
    <w:rsid w:val="00ED3473"/>
    <w:rsid w:val="00F11667"/>
    <w:rsid w:val="00F46086"/>
    <w:rsid w:val="00F46B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64BE690"/>
  <w15:docId w15:val="{D06668BF-E9F0-4839-8F1F-B13655C0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165AE"/>
    <w:pPr>
      <w:tabs>
        <w:tab w:val="left" w:pos="440"/>
        <w:tab w:val="right" w:leader="dot" w:pos="9628"/>
      </w:tabs>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epuces">
    <w:name w:val="List Bullet"/>
    <w:basedOn w:val="Normal"/>
    <w:uiPriority w:val="99"/>
    <w:unhideWhenUsed/>
    <w:rsid w:val="00B346FC"/>
    <w:pPr>
      <w:numPr>
        <w:numId w:val="14"/>
      </w:numPr>
      <w:contextualSpacing/>
    </w:pPr>
  </w:style>
  <w:style w:type="paragraph" w:styleId="Lgende">
    <w:name w:val="caption"/>
    <w:basedOn w:val="Normal"/>
    <w:next w:val="Normal"/>
    <w:uiPriority w:val="35"/>
    <w:unhideWhenUsed/>
    <w:qFormat/>
    <w:rsid w:val="003B5868"/>
    <w:pPr>
      <w:spacing w:line="240" w:lineRule="auto"/>
    </w:pPr>
    <w:rPr>
      <w:b/>
      <w:bCs/>
      <w:color w:val="4F81BD" w:themeColor="accent1"/>
      <w:sz w:val="18"/>
      <w:szCs w:val="18"/>
    </w:rPr>
  </w:style>
  <w:style w:type="paragraph" w:styleId="Rvision">
    <w:name w:val="Revision"/>
    <w:hidden/>
    <w:uiPriority w:val="99"/>
    <w:semiHidden/>
    <w:rsid w:val="00A571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04940">
      <w:bodyDiv w:val="1"/>
      <w:marLeft w:val="0"/>
      <w:marRight w:val="0"/>
      <w:marTop w:val="0"/>
      <w:marBottom w:val="0"/>
      <w:divBdr>
        <w:top w:val="none" w:sz="0" w:space="0" w:color="auto"/>
        <w:left w:val="none" w:sz="0" w:space="0" w:color="auto"/>
        <w:bottom w:val="none" w:sz="0" w:space="0" w:color="auto"/>
        <w:right w:val="none" w:sz="0" w:space="0" w:color="auto"/>
      </w:divBdr>
    </w:div>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BE0D12-D77C-4FE5-848D-114F95BB3598}">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13</TotalTime>
  <Pages>1</Pages>
  <Words>2379</Words>
  <Characters>13086</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Valérie Houdaille</cp:lastModifiedBy>
  <cp:revision>4</cp:revision>
  <dcterms:created xsi:type="dcterms:W3CDTF">2023-06-28T15:25:00Z</dcterms:created>
  <dcterms:modified xsi:type="dcterms:W3CDTF">2023-07-05T17:29:00Z</dcterms:modified>
</cp:coreProperties>
</file>